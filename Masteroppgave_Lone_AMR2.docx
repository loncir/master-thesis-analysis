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291293" w:displacedByCustomXml="next"/>
    <w:sdt>
      <w:sdtPr>
        <w:rPr>
          <w:rFonts w:asciiTheme="minorHAnsi" w:eastAsiaTheme="minorHAnsi" w:hAnsiTheme="minorHAnsi" w:cstheme="minorBidi"/>
          <w:b w:val="0"/>
          <w:bCs w:val="0"/>
          <w:color w:val="auto"/>
          <w:kern w:val="2"/>
          <w:sz w:val="24"/>
          <w:szCs w:val="24"/>
          <w:lang w:eastAsia="en-US"/>
          <w14:ligatures w14:val="standardContextual"/>
        </w:rPr>
        <w:id w:val="894930098"/>
        <w:docPartObj>
          <w:docPartGallery w:val="Table of Contents"/>
          <w:docPartUnique/>
        </w:docPartObj>
      </w:sdtPr>
      <w:sdtEndPr>
        <w:rPr>
          <w:noProof/>
        </w:rPr>
      </w:sdtEndPr>
      <w:sdtContent>
        <w:p w14:paraId="04B4E5F2" w14:textId="50791BAE" w:rsidR="00973CC4" w:rsidRPr="00973CC4" w:rsidRDefault="00973CC4">
          <w:pPr>
            <w:pStyle w:val="Overskriftforinnholdsfortegnelse"/>
            <w:rPr>
              <w:rFonts w:ascii="Times New Roman" w:hAnsi="Times New Roman" w:cs="Times New Roman"/>
              <w:color w:val="000000" w:themeColor="text1"/>
              <w:lang w:val="en-US"/>
            </w:rPr>
          </w:pPr>
          <w:r w:rsidRPr="00973CC4">
            <w:rPr>
              <w:rFonts w:ascii="Times New Roman" w:hAnsi="Times New Roman" w:cs="Times New Roman"/>
              <w:color w:val="000000" w:themeColor="text1"/>
              <w:lang w:val="en-US"/>
            </w:rPr>
            <w:t>Table of contents</w:t>
          </w:r>
        </w:p>
        <w:p w14:paraId="090E51B5" w14:textId="23B2E446" w:rsidR="003C0312" w:rsidRDefault="00973CC4">
          <w:pPr>
            <w:pStyle w:val="INNH2"/>
            <w:tabs>
              <w:tab w:val="right" w:leader="dot" w:pos="9062"/>
            </w:tabs>
            <w:rPr>
              <w:rFonts w:eastAsiaTheme="minorEastAsia"/>
              <w:i w:val="0"/>
              <w:iCs w:val="0"/>
              <w:noProof/>
              <w:sz w:val="24"/>
              <w:szCs w:val="24"/>
              <w:lang w:eastAsia="nb-NO"/>
            </w:rPr>
          </w:pPr>
          <w:r>
            <w:fldChar w:fldCharType="begin"/>
          </w:r>
          <w:r>
            <w:instrText>TOC \o "1-3" \h \z \u</w:instrText>
          </w:r>
          <w:r>
            <w:fldChar w:fldCharType="separate"/>
          </w:r>
          <w:hyperlink w:anchor="_Toc223694035" w:history="1">
            <w:r w:rsidR="003C0312" w:rsidRPr="00042044">
              <w:rPr>
                <w:rStyle w:val="Hyperkobling"/>
                <w:rFonts w:ascii="Times New Roman" w:hAnsi="Times New Roman" w:cs="Times New Roman"/>
                <w:noProof/>
                <w:lang w:val="en-US"/>
              </w:rPr>
              <w:t>Theory</w:t>
            </w:r>
            <w:r w:rsidR="003C0312">
              <w:rPr>
                <w:noProof/>
                <w:webHidden/>
              </w:rPr>
              <w:tab/>
            </w:r>
            <w:r w:rsidR="003C0312">
              <w:rPr>
                <w:noProof/>
                <w:webHidden/>
              </w:rPr>
              <w:fldChar w:fldCharType="begin"/>
            </w:r>
            <w:r w:rsidR="003C0312">
              <w:rPr>
                <w:noProof/>
                <w:webHidden/>
              </w:rPr>
              <w:instrText xml:space="preserve"> PAGEREF _Toc223694035 \h </w:instrText>
            </w:r>
            <w:r w:rsidR="003C0312">
              <w:rPr>
                <w:noProof/>
                <w:webHidden/>
              </w:rPr>
            </w:r>
            <w:r w:rsidR="003C0312">
              <w:rPr>
                <w:noProof/>
                <w:webHidden/>
              </w:rPr>
              <w:fldChar w:fldCharType="separate"/>
            </w:r>
            <w:r w:rsidR="003C0312">
              <w:rPr>
                <w:noProof/>
                <w:webHidden/>
              </w:rPr>
              <w:t>2</w:t>
            </w:r>
            <w:r w:rsidR="003C0312">
              <w:rPr>
                <w:noProof/>
                <w:webHidden/>
              </w:rPr>
              <w:fldChar w:fldCharType="end"/>
            </w:r>
          </w:hyperlink>
        </w:p>
        <w:p w14:paraId="05613A04" w14:textId="1A00A465" w:rsidR="003C0312" w:rsidRDefault="003C0312">
          <w:pPr>
            <w:pStyle w:val="INNH3"/>
            <w:tabs>
              <w:tab w:val="right" w:leader="dot" w:pos="9062"/>
            </w:tabs>
            <w:rPr>
              <w:rFonts w:eastAsiaTheme="minorEastAsia"/>
              <w:noProof/>
              <w:sz w:val="24"/>
              <w:szCs w:val="24"/>
              <w:lang w:eastAsia="nb-NO"/>
            </w:rPr>
          </w:pPr>
          <w:hyperlink w:anchor="_Toc223694036" w:history="1">
            <w:r w:rsidRPr="00042044">
              <w:rPr>
                <w:rStyle w:val="Hyperkobling"/>
                <w:rFonts w:ascii="Times New Roman" w:hAnsi="Times New Roman" w:cs="Times New Roman"/>
                <w:noProof/>
                <w:lang w:val="en-US"/>
              </w:rPr>
              <w:t>Cancer, incidence and disease burden</w:t>
            </w:r>
            <w:r>
              <w:rPr>
                <w:noProof/>
                <w:webHidden/>
              </w:rPr>
              <w:tab/>
            </w:r>
            <w:r>
              <w:rPr>
                <w:noProof/>
                <w:webHidden/>
              </w:rPr>
              <w:fldChar w:fldCharType="begin"/>
            </w:r>
            <w:r>
              <w:rPr>
                <w:noProof/>
                <w:webHidden/>
              </w:rPr>
              <w:instrText xml:space="preserve"> PAGEREF _Toc223694036 \h </w:instrText>
            </w:r>
            <w:r>
              <w:rPr>
                <w:noProof/>
                <w:webHidden/>
              </w:rPr>
            </w:r>
            <w:r>
              <w:rPr>
                <w:noProof/>
                <w:webHidden/>
              </w:rPr>
              <w:fldChar w:fldCharType="separate"/>
            </w:r>
            <w:r>
              <w:rPr>
                <w:noProof/>
                <w:webHidden/>
              </w:rPr>
              <w:t>2</w:t>
            </w:r>
            <w:r>
              <w:rPr>
                <w:noProof/>
                <w:webHidden/>
              </w:rPr>
              <w:fldChar w:fldCharType="end"/>
            </w:r>
          </w:hyperlink>
        </w:p>
        <w:p w14:paraId="7DFB53D6" w14:textId="57A80CD9" w:rsidR="003C0312" w:rsidRDefault="003C0312">
          <w:pPr>
            <w:pStyle w:val="INNH3"/>
            <w:tabs>
              <w:tab w:val="right" w:leader="dot" w:pos="9062"/>
            </w:tabs>
            <w:rPr>
              <w:rFonts w:eastAsiaTheme="minorEastAsia"/>
              <w:noProof/>
              <w:sz w:val="24"/>
              <w:szCs w:val="24"/>
              <w:lang w:eastAsia="nb-NO"/>
            </w:rPr>
          </w:pPr>
          <w:hyperlink w:anchor="_Toc223694037" w:history="1">
            <w:r w:rsidRPr="00042044">
              <w:rPr>
                <w:rStyle w:val="Hyperkobling"/>
                <w:rFonts w:ascii="Times New Roman" w:hAnsi="Times New Roman" w:cs="Times New Roman"/>
                <w:noProof/>
                <w:lang w:val="en-US"/>
              </w:rPr>
              <w:t>Etiology</w:t>
            </w:r>
            <w:r>
              <w:rPr>
                <w:noProof/>
                <w:webHidden/>
              </w:rPr>
              <w:tab/>
            </w:r>
            <w:r>
              <w:rPr>
                <w:noProof/>
                <w:webHidden/>
              </w:rPr>
              <w:fldChar w:fldCharType="begin"/>
            </w:r>
            <w:r>
              <w:rPr>
                <w:noProof/>
                <w:webHidden/>
              </w:rPr>
              <w:instrText xml:space="preserve"> PAGEREF _Toc223694037 \h </w:instrText>
            </w:r>
            <w:r>
              <w:rPr>
                <w:noProof/>
                <w:webHidden/>
              </w:rPr>
            </w:r>
            <w:r>
              <w:rPr>
                <w:noProof/>
                <w:webHidden/>
              </w:rPr>
              <w:fldChar w:fldCharType="separate"/>
            </w:r>
            <w:r>
              <w:rPr>
                <w:noProof/>
                <w:webHidden/>
              </w:rPr>
              <w:t>3</w:t>
            </w:r>
            <w:r>
              <w:rPr>
                <w:noProof/>
                <w:webHidden/>
              </w:rPr>
              <w:fldChar w:fldCharType="end"/>
            </w:r>
          </w:hyperlink>
        </w:p>
        <w:p w14:paraId="2DCC3546" w14:textId="12541CC4" w:rsidR="003C0312" w:rsidRDefault="003C0312">
          <w:pPr>
            <w:pStyle w:val="INNH3"/>
            <w:tabs>
              <w:tab w:val="right" w:leader="dot" w:pos="9062"/>
            </w:tabs>
            <w:rPr>
              <w:rFonts w:eastAsiaTheme="minorEastAsia"/>
              <w:noProof/>
              <w:sz w:val="24"/>
              <w:szCs w:val="24"/>
              <w:lang w:eastAsia="nb-NO"/>
            </w:rPr>
          </w:pPr>
          <w:hyperlink w:anchor="_Toc223694038" w:history="1">
            <w:r w:rsidRPr="00042044">
              <w:rPr>
                <w:rStyle w:val="Hyperkobling"/>
                <w:rFonts w:ascii="Times New Roman" w:hAnsi="Times New Roman" w:cs="Times New Roman"/>
                <w:noProof/>
                <w:lang w:val="en-US"/>
              </w:rPr>
              <w:t>“Hallmarks of cancer”</w:t>
            </w:r>
            <w:r>
              <w:rPr>
                <w:noProof/>
                <w:webHidden/>
              </w:rPr>
              <w:tab/>
            </w:r>
            <w:r>
              <w:rPr>
                <w:noProof/>
                <w:webHidden/>
              </w:rPr>
              <w:fldChar w:fldCharType="begin"/>
            </w:r>
            <w:r>
              <w:rPr>
                <w:noProof/>
                <w:webHidden/>
              </w:rPr>
              <w:instrText xml:space="preserve"> PAGEREF _Toc223694038 \h </w:instrText>
            </w:r>
            <w:r>
              <w:rPr>
                <w:noProof/>
                <w:webHidden/>
              </w:rPr>
            </w:r>
            <w:r>
              <w:rPr>
                <w:noProof/>
                <w:webHidden/>
              </w:rPr>
              <w:fldChar w:fldCharType="separate"/>
            </w:r>
            <w:r>
              <w:rPr>
                <w:noProof/>
                <w:webHidden/>
              </w:rPr>
              <w:t>3</w:t>
            </w:r>
            <w:r>
              <w:rPr>
                <w:noProof/>
                <w:webHidden/>
              </w:rPr>
              <w:fldChar w:fldCharType="end"/>
            </w:r>
          </w:hyperlink>
        </w:p>
        <w:p w14:paraId="0E2493ED" w14:textId="1A723822" w:rsidR="003C0312" w:rsidRDefault="003C0312">
          <w:pPr>
            <w:pStyle w:val="INNH3"/>
            <w:tabs>
              <w:tab w:val="right" w:leader="dot" w:pos="9062"/>
            </w:tabs>
            <w:rPr>
              <w:rFonts w:eastAsiaTheme="minorEastAsia"/>
              <w:noProof/>
              <w:sz w:val="24"/>
              <w:szCs w:val="24"/>
              <w:lang w:eastAsia="nb-NO"/>
            </w:rPr>
          </w:pPr>
          <w:hyperlink w:anchor="_Toc223694039" w:history="1">
            <w:r w:rsidRPr="00042044">
              <w:rPr>
                <w:rStyle w:val="Hyperkobling"/>
                <w:rFonts w:ascii="Times New Roman" w:hAnsi="Times New Roman" w:cs="Times New Roman"/>
                <w:noProof/>
                <w:lang w:val="en-US"/>
              </w:rPr>
              <w:t>Treatment, late effects and consequences</w:t>
            </w:r>
            <w:r>
              <w:rPr>
                <w:noProof/>
                <w:webHidden/>
              </w:rPr>
              <w:tab/>
            </w:r>
            <w:r>
              <w:rPr>
                <w:noProof/>
                <w:webHidden/>
              </w:rPr>
              <w:fldChar w:fldCharType="begin"/>
            </w:r>
            <w:r>
              <w:rPr>
                <w:noProof/>
                <w:webHidden/>
              </w:rPr>
              <w:instrText xml:space="preserve"> PAGEREF _Toc223694039 \h </w:instrText>
            </w:r>
            <w:r>
              <w:rPr>
                <w:noProof/>
                <w:webHidden/>
              </w:rPr>
            </w:r>
            <w:r>
              <w:rPr>
                <w:noProof/>
                <w:webHidden/>
              </w:rPr>
              <w:fldChar w:fldCharType="separate"/>
            </w:r>
            <w:r>
              <w:rPr>
                <w:noProof/>
                <w:webHidden/>
              </w:rPr>
              <w:t>4</w:t>
            </w:r>
            <w:r>
              <w:rPr>
                <w:noProof/>
                <w:webHidden/>
              </w:rPr>
              <w:fldChar w:fldCharType="end"/>
            </w:r>
          </w:hyperlink>
        </w:p>
        <w:p w14:paraId="2C4BA83E" w14:textId="7629D266" w:rsidR="003C0312" w:rsidRDefault="003C0312">
          <w:pPr>
            <w:pStyle w:val="INNH3"/>
            <w:tabs>
              <w:tab w:val="right" w:leader="dot" w:pos="9062"/>
            </w:tabs>
            <w:rPr>
              <w:rFonts w:eastAsiaTheme="minorEastAsia"/>
              <w:noProof/>
              <w:sz w:val="24"/>
              <w:szCs w:val="24"/>
              <w:lang w:eastAsia="nb-NO"/>
            </w:rPr>
          </w:pPr>
          <w:hyperlink w:anchor="_Toc223694040" w:history="1">
            <w:r w:rsidRPr="00042044">
              <w:rPr>
                <w:rStyle w:val="Hyperkobling"/>
                <w:rFonts w:ascii="Times New Roman" w:hAnsi="Times New Roman" w:cs="Times New Roman"/>
                <w:noProof/>
                <w:lang w:val="en-US"/>
              </w:rPr>
              <w:t>Physical activity and recommendations</w:t>
            </w:r>
            <w:r>
              <w:rPr>
                <w:noProof/>
                <w:webHidden/>
              </w:rPr>
              <w:tab/>
            </w:r>
            <w:r>
              <w:rPr>
                <w:noProof/>
                <w:webHidden/>
              </w:rPr>
              <w:fldChar w:fldCharType="begin"/>
            </w:r>
            <w:r>
              <w:rPr>
                <w:noProof/>
                <w:webHidden/>
              </w:rPr>
              <w:instrText xml:space="preserve"> PAGEREF _Toc223694040 \h </w:instrText>
            </w:r>
            <w:r>
              <w:rPr>
                <w:noProof/>
                <w:webHidden/>
              </w:rPr>
            </w:r>
            <w:r>
              <w:rPr>
                <w:noProof/>
                <w:webHidden/>
              </w:rPr>
              <w:fldChar w:fldCharType="separate"/>
            </w:r>
            <w:r>
              <w:rPr>
                <w:noProof/>
                <w:webHidden/>
              </w:rPr>
              <w:t>6</w:t>
            </w:r>
            <w:r>
              <w:rPr>
                <w:noProof/>
                <w:webHidden/>
              </w:rPr>
              <w:fldChar w:fldCharType="end"/>
            </w:r>
          </w:hyperlink>
        </w:p>
        <w:p w14:paraId="6D820E64" w14:textId="782DA985" w:rsidR="003C0312" w:rsidRDefault="003C0312">
          <w:pPr>
            <w:pStyle w:val="INNH3"/>
            <w:tabs>
              <w:tab w:val="right" w:leader="dot" w:pos="9062"/>
            </w:tabs>
            <w:rPr>
              <w:rFonts w:eastAsiaTheme="minorEastAsia"/>
              <w:noProof/>
              <w:sz w:val="24"/>
              <w:szCs w:val="24"/>
              <w:lang w:eastAsia="nb-NO"/>
            </w:rPr>
          </w:pPr>
          <w:hyperlink w:anchor="_Toc223694041" w:history="1">
            <w:r w:rsidRPr="00042044">
              <w:rPr>
                <w:rStyle w:val="Hyperkobling"/>
                <w:rFonts w:ascii="Times New Roman" w:hAnsi="Times New Roman" w:cs="Times New Roman"/>
                <w:noProof/>
                <w:lang w:val="en-US"/>
              </w:rPr>
              <w:t>Digital exercise</w:t>
            </w:r>
            <w:r>
              <w:rPr>
                <w:noProof/>
                <w:webHidden/>
              </w:rPr>
              <w:tab/>
            </w:r>
            <w:r>
              <w:rPr>
                <w:noProof/>
                <w:webHidden/>
              </w:rPr>
              <w:fldChar w:fldCharType="begin"/>
            </w:r>
            <w:r>
              <w:rPr>
                <w:noProof/>
                <w:webHidden/>
              </w:rPr>
              <w:instrText xml:space="preserve"> PAGEREF _Toc223694041 \h </w:instrText>
            </w:r>
            <w:r>
              <w:rPr>
                <w:noProof/>
                <w:webHidden/>
              </w:rPr>
            </w:r>
            <w:r>
              <w:rPr>
                <w:noProof/>
                <w:webHidden/>
              </w:rPr>
              <w:fldChar w:fldCharType="separate"/>
            </w:r>
            <w:r>
              <w:rPr>
                <w:noProof/>
                <w:webHidden/>
              </w:rPr>
              <w:t>8</w:t>
            </w:r>
            <w:r>
              <w:rPr>
                <w:noProof/>
                <w:webHidden/>
              </w:rPr>
              <w:fldChar w:fldCharType="end"/>
            </w:r>
          </w:hyperlink>
        </w:p>
        <w:p w14:paraId="316EF130" w14:textId="038DF589" w:rsidR="003C0312" w:rsidRDefault="003C0312">
          <w:pPr>
            <w:pStyle w:val="INNH3"/>
            <w:tabs>
              <w:tab w:val="right" w:leader="dot" w:pos="9062"/>
            </w:tabs>
            <w:rPr>
              <w:rFonts w:eastAsiaTheme="minorEastAsia"/>
              <w:noProof/>
              <w:sz w:val="24"/>
              <w:szCs w:val="24"/>
              <w:lang w:eastAsia="nb-NO"/>
            </w:rPr>
          </w:pPr>
          <w:hyperlink w:anchor="_Toc223694042" w:history="1">
            <w:r w:rsidRPr="00042044">
              <w:rPr>
                <w:rStyle w:val="Hyperkobling"/>
                <w:rFonts w:ascii="Times New Roman" w:hAnsi="Times New Roman" w:cs="Times New Roman"/>
                <w:noProof/>
                <w:lang w:val="en-US"/>
              </w:rPr>
              <w:t>Literature review</w:t>
            </w:r>
            <w:r>
              <w:rPr>
                <w:noProof/>
                <w:webHidden/>
              </w:rPr>
              <w:tab/>
            </w:r>
            <w:r>
              <w:rPr>
                <w:noProof/>
                <w:webHidden/>
              </w:rPr>
              <w:fldChar w:fldCharType="begin"/>
            </w:r>
            <w:r>
              <w:rPr>
                <w:noProof/>
                <w:webHidden/>
              </w:rPr>
              <w:instrText xml:space="preserve"> PAGEREF _Toc223694042 \h </w:instrText>
            </w:r>
            <w:r>
              <w:rPr>
                <w:noProof/>
                <w:webHidden/>
              </w:rPr>
            </w:r>
            <w:r>
              <w:rPr>
                <w:noProof/>
                <w:webHidden/>
              </w:rPr>
              <w:fldChar w:fldCharType="separate"/>
            </w:r>
            <w:r>
              <w:rPr>
                <w:noProof/>
                <w:webHidden/>
              </w:rPr>
              <w:t>10</w:t>
            </w:r>
            <w:r>
              <w:rPr>
                <w:noProof/>
                <w:webHidden/>
              </w:rPr>
              <w:fldChar w:fldCharType="end"/>
            </w:r>
          </w:hyperlink>
        </w:p>
        <w:p w14:paraId="082796A2" w14:textId="454D1092" w:rsidR="003C0312" w:rsidRDefault="003C0312">
          <w:pPr>
            <w:pStyle w:val="INNH2"/>
            <w:tabs>
              <w:tab w:val="right" w:leader="dot" w:pos="9062"/>
            </w:tabs>
            <w:rPr>
              <w:rFonts w:eastAsiaTheme="minorEastAsia"/>
              <w:i w:val="0"/>
              <w:iCs w:val="0"/>
              <w:noProof/>
              <w:sz w:val="24"/>
              <w:szCs w:val="24"/>
              <w:lang w:eastAsia="nb-NO"/>
            </w:rPr>
          </w:pPr>
          <w:hyperlink w:anchor="_Toc223694043" w:history="1">
            <w:r w:rsidRPr="00042044">
              <w:rPr>
                <w:rStyle w:val="Hyperkobling"/>
                <w:rFonts w:ascii="Times New Roman" w:hAnsi="Times New Roman" w:cs="Times New Roman"/>
                <w:noProof/>
                <w:lang w:val="en-US"/>
              </w:rPr>
              <w:t>Introduction</w:t>
            </w:r>
            <w:r>
              <w:rPr>
                <w:noProof/>
                <w:webHidden/>
              </w:rPr>
              <w:tab/>
            </w:r>
            <w:r>
              <w:rPr>
                <w:noProof/>
                <w:webHidden/>
              </w:rPr>
              <w:fldChar w:fldCharType="begin"/>
            </w:r>
            <w:r>
              <w:rPr>
                <w:noProof/>
                <w:webHidden/>
              </w:rPr>
              <w:instrText xml:space="preserve"> PAGEREF _Toc223694043 \h </w:instrText>
            </w:r>
            <w:r>
              <w:rPr>
                <w:noProof/>
                <w:webHidden/>
              </w:rPr>
            </w:r>
            <w:r>
              <w:rPr>
                <w:noProof/>
                <w:webHidden/>
              </w:rPr>
              <w:fldChar w:fldCharType="separate"/>
            </w:r>
            <w:r>
              <w:rPr>
                <w:noProof/>
                <w:webHidden/>
              </w:rPr>
              <w:t>10</w:t>
            </w:r>
            <w:r>
              <w:rPr>
                <w:noProof/>
                <w:webHidden/>
              </w:rPr>
              <w:fldChar w:fldCharType="end"/>
            </w:r>
          </w:hyperlink>
        </w:p>
        <w:p w14:paraId="71CA704F" w14:textId="5E1E1B5F" w:rsidR="003C0312" w:rsidRDefault="003C0312">
          <w:pPr>
            <w:pStyle w:val="INNH3"/>
            <w:tabs>
              <w:tab w:val="right" w:leader="dot" w:pos="9062"/>
            </w:tabs>
            <w:rPr>
              <w:rFonts w:eastAsiaTheme="minorEastAsia"/>
              <w:noProof/>
              <w:sz w:val="24"/>
              <w:szCs w:val="24"/>
              <w:lang w:eastAsia="nb-NO"/>
            </w:rPr>
          </w:pPr>
          <w:hyperlink w:anchor="_Toc223694044" w:history="1">
            <w:r w:rsidRPr="00042044">
              <w:rPr>
                <w:rStyle w:val="Hyperkobling"/>
                <w:rFonts w:ascii="Times New Roman" w:hAnsi="Times New Roman" w:cs="Times New Roman"/>
                <w:noProof/>
                <w:lang w:val="en-US"/>
              </w:rPr>
              <w:t>Aim of the study</w:t>
            </w:r>
            <w:r>
              <w:rPr>
                <w:noProof/>
                <w:webHidden/>
              </w:rPr>
              <w:tab/>
            </w:r>
            <w:r>
              <w:rPr>
                <w:noProof/>
                <w:webHidden/>
              </w:rPr>
              <w:fldChar w:fldCharType="begin"/>
            </w:r>
            <w:r>
              <w:rPr>
                <w:noProof/>
                <w:webHidden/>
              </w:rPr>
              <w:instrText xml:space="preserve"> PAGEREF _Toc223694044 \h </w:instrText>
            </w:r>
            <w:r>
              <w:rPr>
                <w:noProof/>
                <w:webHidden/>
              </w:rPr>
            </w:r>
            <w:r>
              <w:rPr>
                <w:noProof/>
                <w:webHidden/>
              </w:rPr>
              <w:fldChar w:fldCharType="separate"/>
            </w:r>
            <w:r>
              <w:rPr>
                <w:noProof/>
                <w:webHidden/>
              </w:rPr>
              <w:t>11</w:t>
            </w:r>
            <w:r>
              <w:rPr>
                <w:noProof/>
                <w:webHidden/>
              </w:rPr>
              <w:fldChar w:fldCharType="end"/>
            </w:r>
          </w:hyperlink>
        </w:p>
        <w:p w14:paraId="7E436E06" w14:textId="419E9323" w:rsidR="003C0312" w:rsidRDefault="003C0312">
          <w:pPr>
            <w:pStyle w:val="INNH3"/>
            <w:tabs>
              <w:tab w:val="right" w:leader="dot" w:pos="9062"/>
            </w:tabs>
            <w:rPr>
              <w:rFonts w:eastAsiaTheme="minorEastAsia"/>
              <w:noProof/>
              <w:sz w:val="24"/>
              <w:szCs w:val="24"/>
              <w:lang w:eastAsia="nb-NO"/>
            </w:rPr>
          </w:pPr>
          <w:hyperlink w:anchor="_Toc223694045" w:history="1">
            <w:r w:rsidRPr="00042044">
              <w:rPr>
                <w:rStyle w:val="Hyperkobling"/>
                <w:rFonts w:ascii="Times New Roman" w:hAnsi="Times New Roman" w:cs="Times New Roman"/>
                <w:noProof/>
                <w:lang w:val="en-US"/>
              </w:rPr>
              <w:t>Hypothesis</w:t>
            </w:r>
            <w:r>
              <w:rPr>
                <w:noProof/>
                <w:webHidden/>
              </w:rPr>
              <w:tab/>
            </w:r>
            <w:r>
              <w:rPr>
                <w:noProof/>
                <w:webHidden/>
              </w:rPr>
              <w:fldChar w:fldCharType="begin"/>
            </w:r>
            <w:r>
              <w:rPr>
                <w:noProof/>
                <w:webHidden/>
              </w:rPr>
              <w:instrText xml:space="preserve"> PAGEREF _Toc223694045 \h </w:instrText>
            </w:r>
            <w:r>
              <w:rPr>
                <w:noProof/>
                <w:webHidden/>
              </w:rPr>
            </w:r>
            <w:r>
              <w:rPr>
                <w:noProof/>
                <w:webHidden/>
              </w:rPr>
              <w:fldChar w:fldCharType="separate"/>
            </w:r>
            <w:r>
              <w:rPr>
                <w:noProof/>
                <w:webHidden/>
              </w:rPr>
              <w:t>11</w:t>
            </w:r>
            <w:r>
              <w:rPr>
                <w:noProof/>
                <w:webHidden/>
              </w:rPr>
              <w:fldChar w:fldCharType="end"/>
            </w:r>
          </w:hyperlink>
        </w:p>
        <w:p w14:paraId="7BE0C899" w14:textId="66BD2BB4" w:rsidR="003C0312" w:rsidRDefault="003C0312">
          <w:pPr>
            <w:pStyle w:val="INNH2"/>
            <w:tabs>
              <w:tab w:val="right" w:leader="dot" w:pos="9062"/>
            </w:tabs>
            <w:rPr>
              <w:rFonts w:eastAsiaTheme="minorEastAsia"/>
              <w:i w:val="0"/>
              <w:iCs w:val="0"/>
              <w:noProof/>
              <w:sz w:val="24"/>
              <w:szCs w:val="24"/>
              <w:lang w:eastAsia="nb-NO"/>
            </w:rPr>
          </w:pPr>
          <w:hyperlink w:anchor="_Toc223694046" w:history="1">
            <w:r w:rsidRPr="00042044">
              <w:rPr>
                <w:rStyle w:val="Hyperkobling"/>
                <w:rFonts w:ascii="Times New Roman" w:hAnsi="Times New Roman" w:cs="Times New Roman"/>
                <w:noProof/>
                <w:lang w:val="en-US"/>
              </w:rPr>
              <w:t>Project Methodology</w:t>
            </w:r>
            <w:r>
              <w:rPr>
                <w:noProof/>
                <w:webHidden/>
              </w:rPr>
              <w:tab/>
            </w:r>
            <w:r>
              <w:rPr>
                <w:noProof/>
                <w:webHidden/>
              </w:rPr>
              <w:fldChar w:fldCharType="begin"/>
            </w:r>
            <w:r>
              <w:rPr>
                <w:noProof/>
                <w:webHidden/>
              </w:rPr>
              <w:instrText xml:space="preserve"> PAGEREF _Toc223694046 \h </w:instrText>
            </w:r>
            <w:r>
              <w:rPr>
                <w:noProof/>
                <w:webHidden/>
              </w:rPr>
            </w:r>
            <w:r>
              <w:rPr>
                <w:noProof/>
                <w:webHidden/>
              </w:rPr>
              <w:fldChar w:fldCharType="separate"/>
            </w:r>
            <w:r>
              <w:rPr>
                <w:noProof/>
                <w:webHidden/>
              </w:rPr>
              <w:t>12</w:t>
            </w:r>
            <w:r>
              <w:rPr>
                <w:noProof/>
                <w:webHidden/>
              </w:rPr>
              <w:fldChar w:fldCharType="end"/>
            </w:r>
          </w:hyperlink>
        </w:p>
        <w:p w14:paraId="797C8F7D" w14:textId="4B83C354" w:rsidR="003C0312" w:rsidRDefault="003C0312">
          <w:pPr>
            <w:pStyle w:val="INNH3"/>
            <w:tabs>
              <w:tab w:val="right" w:leader="dot" w:pos="9062"/>
            </w:tabs>
            <w:rPr>
              <w:rFonts w:eastAsiaTheme="minorEastAsia"/>
              <w:noProof/>
              <w:sz w:val="24"/>
              <w:szCs w:val="24"/>
              <w:lang w:eastAsia="nb-NO"/>
            </w:rPr>
          </w:pPr>
          <w:hyperlink w:anchor="_Toc223694047" w:history="1">
            <w:r w:rsidRPr="00042044">
              <w:rPr>
                <w:rStyle w:val="Hyperkobling"/>
                <w:rFonts w:ascii="Times New Roman" w:hAnsi="Times New Roman" w:cs="Times New Roman"/>
                <w:noProof/>
                <w:lang w:val="en-US"/>
              </w:rPr>
              <w:t>Study design</w:t>
            </w:r>
            <w:r>
              <w:rPr>
                <w:noProof/>
                <w:webHidden/>
              </w:rPr>
              <w:tab/>
            </w:r>
            <w:r>
              <w:rPr>
                <w:noProof/>
                <w:webHidden/>
              </w:rPr>
              <w:fldChar w:fldCharType="begin"/>
            </w:r>
            <w:r>
              <w:rPr>
                <w:noProof/>
                <w:webHidden/>
              </w:rPr>
              <w:instrText xml:space="preserve"> PAGEREF _Toc223694047 \h </w:instrText>
            </w:r>
            <w:r>
              <w:rPr>
                <w:noProof/>
                <w:webHidden/>
              </w:rPr>
            </w:r>
            <w:r>
              <w:rPr>
                <w:noProof/>
                <w:webHidden/>
              </w:rPr>
              <w:fldChar w:fldCharType="separate"/>
            </w:r>
            <w:r>
              <w:rPr>
                <w:noProof/>
                <w:webHidden/>
              </w:rPr>
              <w:t>12</w:t>
            </w:r>
            <w:r>
              <w:rPr>
                <w:noProof/>
                <w:webHidden/>
              </w:rPr>
              <w:fldChar w:fldCharType="end"/>
            </w:r>
          </w:hyperlink>
        </w:p>
        <w:p w14:paraId="3A999CA1" w14:textId="47B6DE7E" w:rsidR="003C0312" w:rsidRDefault="003C0312">
          <w:pPr>
            <w:pStyle w:val="INNH3"/>
            <w:tabs>
              <w:tab w:val="right" w:leader="dot" w:pos="9062"/>
            </w:tabs>
            <w:rPr>
              <w:rFonts w:eastAsiaTheme="minorEastAsia"/>
              <w:noProof/>
              <w:sz w:val="24"/>
              <w:szCs w:val="24"/>
              <w:lang w:eastAsia="nb-NO"/>
            </w:rPr>
          </w:pPr>
          <w:hyperlink w:anchor="_Toc223694048" w:history="1">
            <w:r w:rsidRPr="00042044">
              <w:rPr>
                <w:rStyle w:val="Hyperkobling"/>
                <w:rFonts w:ascii="Times New Roman" w:hAnsi="Times New Roman" w:cs="Times New Roman"/>
                <w:noProof/>
                <w:lang w:val="en-US"/>
              </w:rPr>
              <w:t>Participants and recruitment</w:t>
            </w:r>
            <w:r>
              <w:rPr>
                <w:noProof/>
                <w:webHidden/>
              </w:rPr>
              <w:tab/>
            </w:r>
            <w:r>
              <w:rPr>
                <w:noProof/>
                <w:webHidden/>
              </w:rPr>
              <w:fldChar w:fldCharType="begin"/>
            </w:r>
            <w:r>
              <w:rPr>
                <w:noProof/>
                <w:webHidden/>
              </w:rPr>
              <w:instrText xml:space="preserve"> PAGEREF _Toc223694048 \h </w:instrText>
            </w:r>
            <w:r>
              <w:rPr>
                <w:noProof/>
                <w:webHidden/>
              </w:rPr>
            </w:r>
            <w:r>
              <w:rPr>
                <w:noProof/>
                <w:webHidden/>
              </w:rPr>
              <w:fldChar w:fldCharType="separate"/>
            </w:r>
            <w:r>
              <w:rPr>
                <w:noProof/>
                <w:webHidden/>
              </w:rPr>
              <w:t>12</w:t>
            </w:r>
            <w:r>
              <w:rPr>
                <w:noProof/>
                <w:webHidden/>
              </w:rPr>
              <w:fldChar w:fldCharType="end"/>
            </w:r>
          </w:hyperlink>
        </w:p>
        <w:p w14:paraId="321AADD2" w14:textId="1F09E8A6" w:rsidR="003C0312" w:rsidRDefault="003C0312">
          <w:pPr>
            <w:pStyle w:val="INNH3"/>
            <w:tabs>
              <w:tab w:val="right" w:leader="dot" w:pos="9062"/>
            </w:tabs>
            <w:rPr>
              <w:rFonts w:eastAsiaTheme="minorEastAsia"/>
              <w:noProof/>
              <w:sz w:val="24"/>
              <w:szCs w:val="24"/>
              <w:lang w:eastAsia="nb-NO"/>
            </w:rPr>
          </w:pPr>
          <w:hyperlink w:anchor="_Toc223694049" w:history="1">
            <w:r w:rsidRPr="00042044">
              <w:rPr>
                <w:rStyle w:val="Hyperkobling"/>
                <w:rFonts w:ascii="Times New Roman" w:hAnsi="Times New Roman" w:cs="Times New Roman"/>
                <w:noProof/>
                <w:lang w:val="en-US"/>
              </w:rPr>
              <w:t>Intervention</w:t>
            </w:r>
            <w:r>
              <w:rPr>
                <w:noProof/>
                <w:webHidden/>
              </w:rPr>
              <w:tab/>
            </w:r>
            <w:r>
              <w:rPr>
                <w:noProof/>
                <w:webHidden/>
              </w:rPr>
              <w:fldChar w:fldCharType="begin"/>
            </w:r>
            <w:r>
              <w:rPr>
                <w:noProof/>
                <w:webHidden/>
              </w:rPr>
              <w:instrText xml:space="preserve"> PAGEREF _Toc223694049 \h </w:instrText>
            </w:r>
            <w:r>
              <w:rPr>
                <w:noProof/>
                <w:webHidden/>
              </w:rPr>
            </w:r>
            <w:r>
              <w:rPr>
                <w:noProof/>
                <w:webHidden/>
              </w:rPr>
              <w:fldChar w:fldCharType="separate"/>
            </w:r>
            <w:r>
              <w:rPr>
                <w:noProof/>
                <w:webHidden/>
              </w:rPr>
              <w:t>13</w:t>
            </w:r>
            <w:r>
              <w:rPr>
                <w:noProof/>
                <w:webHidden/>
              </w:rPr>
              <w:fldChar w:fldCharType="end"/>
            </w:r>
          </w:hyperlink>
        </w:p>
        <w:p w14:paraId="448B2941" w14:textId="537E7025" w:rsidR="003C0312" w:rsidRDefault="003C0312">
          <w:pPr>
            <w:pStyle w:val="INNH3"/>
            <w:tabs>
              <w:tab w:val="right" w:leader="dot" w:pos="9062"/>
            </w:tabs>
            <w:rPr>
              <w:rFonts w:eastAsiaTheme="minorEastAsia"/>
              <w:noProof/>
              <w:sz w:val="24"/>
              <w:szCs w:val="24"/>
              <w:lang w:eastAsia="nb-NO"/>
            </w:rPr>
          </w:pPr>
          <w:hyperlink w:anchor="_Toc223694050" w:history="1">
            <w:r w:rsidRPr="00042044">
              <w:rPr>
                <w:rStyle w:val="Hyperkobling"/>
                <w:rFonts w:ascii="Times New Roman" w:hAnsi="Times New Roman" w:cs="Times New Roman"/>
                <w:noProof/>
                <w:lang w:val="en-US"/>
              </w:rPr>
              <w:t>Outcomes</w:t>
            </w:r>
            <w:r>
              <w:rPr>
                <w:noProof/>
                <w:webHidden/>
              </w:rPr>
              <w:tab/>
            </w:r>
            <w:r>
              <w:rPr>
                <w:noProof/>
                <w:webHidden/>
              </w:rPr>
              <w:fldChar w:fldCharType="begin"/>
            </w:r>
            <w:r>
              <w:rPr>
                <w:noProof/>
                <w:webHidden/>
              </w:rPr>
              <w:instrText xml:space="preserve"> PAGEREF _Toc223694050 \h </w:instrText>
            </w:r>
            <w:r>
              <w:rPr>
                <w:noProof/>
                <w:webHidden/>
              </w:rPr>
            </w:r>
            <w:r>
              <w:rPr>
                <w:noProof/>
                <w:webHidden/>
              </w:rPr>
              <w:fldChar w:fldCharType="separate"/>
            </w:r>
            <w:r>
              <w:rPr>
                <w:noProof/>
                <w:webHidden/>
              </w:rPr>
              <w:t>14</w:t>
            </w:r>
            <w:r>
              <w:rPr>
                <w:noProof/>
                <w:webHidden/>
              </w:rPr>
              <w:fldChar w:fldCharType="end"/>
            </w:r>
          </w:hyperlink>
        </w:p>
        <w:p w14:paraId="29BA85E5" w14:textId="24CE04E8" w:rsidR="003C0312" w:rsidRDefault="003C0312">
          <w:pPr>
            <w:pStyle w:val="INNH3"/>
            <w:tabs>
              <w:tab w:val="right" w:leader="dot" w:pos="9062"/>
            </w:tabs>
            <w:rPr>
              <w:rFonts w:eastAsiaTheme="minorEastAsia"/>
              <w:noProof/>
              <w:sz w:val="24"/>
              <w:szCs w:val="24"/>
              <w:lang w:eastAsia="nb-NO"/>
            </w:rPr>
          </w:pPr>
          <w:hyperlink w:anchor="_Toc223694051" w:history="1">
            <w:r w:rsidRPr="00042044">
              <w:rPr>
                <w:rStyle w:val="Hyperkobling"/>
                <w:rFonts w:ascii="Times New Roman" w:hAnsi="Times New Roman" w:cs="Times New Roman"/>
                <w:noProof/>
                <w:lang w:val="en-US"/>
              </w:rPr>
              <w:t>Data analysis and statistics</w:t>
            </w:r>
            <w:r>
              <w:rPr>
                <w:noProof/>
                <w:webHidden/>
              </w:rPr>
              <w:tab/>
            </w:r>
            <w:r>
              <w:rPr>
                <w:noProof/>
                <w:webHidden/>
              </w:rPr>
              <w:fldChar w:fldCharType="begin"/>
            </w:r>
            <w:r>
              <w:rPr>
                <w:noProof/>
                <w:webHidden/>
              </w:rPr>
              <w:instrText xml:space="preserve"> PAGEREF _Toc223694051 \h </w:instrText>
            </w:r>
            <w:r>
              <w:rPr>
                <w:noProof/>
                <w:webHidden/>
              </w:rPr>
            </w:r>
            <w:r>
              <w:rPr>
                <w:noProof/>
                <w:webHidden/>
              </w:rPr>
              <w:fldChar w:fldCharType="separate"/>
            </w:r>
            <w:r>
              <w:rPr>
                <w:noProof/>
                <w:webHidden/>
              </w:rPr>
              <w:t>16</w:t>
            </w:r>
            <w:r>
              <w:rPr>
                <w:noProof/>
                <w:webHidden/>
              </w:rPr>
              <w:fldChar w:fldCharType="end"/>
            </w:r>
          </w:hyperlink>
        </w:p>
        <w:p w14:paraId="73AF6F84" w14:textId="0270DB86" w:rsidR="003C0312" w:rsidRDefault="003C0312">
          <w:pPr>
            <w:pStyle w:val="INNH2"/>
            <w:tabs>
              <w:tab w:val="right" w:leader="dot" w:pos="9062"/>
            </w:tabs>
            <w:rPr>
              <w:rFonts w:eastAsiaTheme="minorEastAsia"/>
              <w:i w:val="0"/>
              <w:iCs w:val="0"/>
              <w:noProof/>
              <w:sz w:val="24"/>
              <w:szCs w:val="24"/>
              <w:lang w:eastAsia="nb-NO"/>
            </w:rPr>
          </w:pPr>
          <w:hyperlink w:anchor="_Toc223694052" w:history="1">
            <w:r w:rsidRPr="00042044">
              <w:rPr>
                <w:rStyle w:val="Hyperkobling"/>
                <w:rFonts w:ascii="Times New Roman" w:hAnsi="Times New Roman" w:cs="Times New Roman"/>
                <w:noProof/>
                <w:lang w:val="en-US"/>
              </w:rPr>
              <w:t>Ethical considerations</w:t>
            </w:r>
            <w:r>
              <w:rPr>
                <w:noProof/>
                <w:webHidden/>
              </w:rPr>
              <w:tab/>
            </w:r>
            <w:r>
              <w:rPr>
                <w:noProof/>
                <w:webHidden/>
              </w:rPr>
              <w:fldChar w:fldCharType="begin"/>
            </w:r>
            <w:r>
              <w:rPr>
                <w:noProof/>
                <w:webHidden/>
              </w:rPr>
              <w:instrText xml:space="preserve"> PAGEREF _Toc223694052 \h </w:instrText>
            </w:r>
            <w:r>
              <w:rPr>
                <w:noProof/>
                <w:webHidden/>
              </w:rPr>
            </w:r>
            <w:r>
              <w:rPr>
                <w:noProof/>
                <w:webHidden/>
              </w:rPr>
              <w:fldChar w:fldCharType="separate"/>
            </w:r>
            <w:r>
              <w:rPr>
                <w:noProof/>
                <w:webHidden/>
              </w:rPr>
              <w:t>16</w:t>
            </w:r>
            <w:r>
              <w:rPr>
                <w:noProof/>
                <w:webHidden/>
              </w:rPr>
              <w:fldChar w:fldCharType="end"/>
            </w:r>
          </w:hyperlink>
        </w:p>
        <w:p w14:paraId="2C56062D" w14:textId="72F3E25A" w:rsidR="003C0312" w:rsidRDefault="003C0312">
          <w:pPr>
            <w:pStyle w:val="INNH3"/>
            <w:tabs>
              <w:tab w:val="right" w:leader="dot" w:pos="9062"/>
            </w:tabs>
            <w:rPr>
              <w:rFonts w:eastAsiaTheme="minorEastAsia"/>
              <w:noProof/>
              <w:sz w:val="24"/>
              <w:szCs w:val="24"/>
              <w:lang w:eastAsia="nb-NO"/>
            </w:rPr>
          </w:pPr>
          <w:hyperlink w:anchor="_Toc223694053" w:history="1">
            <w:r w:rsidRPr="00042044">
              <w:rPr>
                <w:rStyle w:val="Hyperkobling"/>
                <w:rFonts w:ascii="Times New Roman" w:hAnsi="Times New Roman" w:cs="Times New Roman"/>
                <w:noProof/>
                <w:lang w:val="en-US"/>
              </w:rPr>
              <w:t>Benefits – practical value</w:t>
            </w:r>
            <w:r>
              <w:rPr>
                <w:noProof/>
                <w:webHidden/>
              </w:rPr>
              <w:tab/>
            </w:r>
            <w:r>
              <w:rPr>
                <w:noProof/>
                <w:webHidden/>
              </w:rPr>
              <w:fldChar w:fldCharType="begin"/>
            </w:r>
            <w:r>
              <w:rPr>
                <w:noProof/>
                <w:webHidden/>
              </w:rPr>
              <w:instrText xml:space="preserve"> PAGEREF _Toc223694053 \h </w:instrText>
            </w:r>
            <w:r>
              <w:rPr>
                <w:noProof/>
                <w:webHidden/>
              </w:rPr>
            </w:r>
            <w:r>
              <w:rPr>
                <w:noProof/>
                <w:webHidden/>
              </w:rPr>
              <w:fldChar w:fldCharType="separate"/>
            </w:r>
            <w:r>
              <w:rPr>
                <w:noProof/>
                <w:webHidden/>
              </w:rPr>
              <w:t>16</w:t>
            </w:r>
            <w:r>
              <w:rPr>
                <w:noProof/>
                <w:webHidden/>
              </w:rPr>
              <w:fldChar w:fldCharType="end"/>
            </w:r>
          </w:hyperlink>
        </w:p>
        <w:p w14:paraId="7B37C37C" w14:textId="4E7E9375" w:rsidR="003C0312" w:rsidRDefault="003C0312">
          <w:pPr>
            <w:pStyle w:val="INNH3"/>
            <w:tabs>
              <w:tab w:val="right" w:leader="dot" w:pos="9062"/>
            </w:tabs>
            <w:rPr>
              <w:rFonts w:eastAsiaTheme="minorEastAsia"/>
              <w:noProof/>
              <w:sz w:val="24"/>
              <w:szCs w:val="24"/>
              <w:lang w:eastAsia="nb-NO"/>
            </w:rPr>
          </w:pPr>
          <w:hyperlink w:anchor="_Toc223694054" w:history="1">
            <w:r w:rsidRPr="00042044">
              <w:rPr>
                <w:rStyle w:val="Hyperkobling"/>
                <w:rFonts w:ascii="Times New Roman" w:hAnsi="Times New Roman" w:cs="Times New Roman"/>
                <w:noProof/>
                <w:lang w:val="en-US"/>
              </w:rPr>
              <w:t>Limitations – risks</w:t>
            </w:r>
            <w:r>
              <w:rPr>
                <w:noProof/>
                <w:webHidden/>
              </w:rPr>
              <w:tab/>
            </w:r>
            <w:r>
              <w:rPr>
                <w:noProof/>
                <w:webHidden/>
              </w:rPr>
              <w:fldChar w:fldCharType="begin"/>
            </w:r>
            <w:r>
              <w:rPr>
                <w:noProof/>
                <w:webHidden/>
              </w:rPr>
              <w:instrText xml:space="preserve"> PAGEREF _Toc223694054 \h </w:instrText>
            </w:r>
            <w:r>
              <w:rPr>
                <w:noProof/>
                <w:webHidden/>
              </w:rPr>
            </w:r>
            <w:r>
              <w:rPr>
                <w:noProof/>
                <w:webHidden/>
              </w:rPr>
              <w:fldChar w:fldCharType="separate"/>
            </w:r>
            <w:r>
              <w:rPr>
                <w:noProof/>
                <w:webHidden/>
              </w:rPr>
              <w:t>17</w:t>
            </w:r>
            <w:r>
              <w:rPr>
                <w:noProof/>
                <w:webHidden/>
              </w:rPr>
              <w:fldChar w:fldCharType="end"/>
            </w:r>
          </w:hyperlink>
        </w:p>
        <w:p w14:paraId="255375C4" w14:textId="3A21D4EC" w:rsidR="003C0312" w:rsidRDefault="003C0312">
          <w:pPr>
            <w:pStyle w:val="INNH3"/>
            <w:tabs>
              <w:tab w:val="right" w:leader="dot" w:pos="9062"/>
            </w:tabs>
            <w:rPr>
              <w:rFonts w:eastAsiaTheme="minorEastAsia"/>
              <w:noProof/>
              <w:sz w:val="24"/>
              <w:szCs w:val="24"/>
              <w:lang w:eastAsia="nb-NO"/>
            </w:rPr>
          </w:pPr>
          <w:hyperlink w:anchor="_Toc223694055" w:history="1">
            <w:r w:rsidRPr="00042044">
              <w:rPr>
                <w:rStyle w:val="Hyperkobling"/>
                <w:rFonts w:ascii="Times New Roman" w:hAnsi="Times New Roman" w:cs="Times New Roman"/>
                <w:noProof/>
                <w:lang w:val="en-US"/>
              </w:rPr>
              <w:t>Measures to ensure ethical conduct and publication of the project</w:t>
            </w:r>
            <w:r>
              <w:rPr>
                <w:noProof/>
                <w:webHidden/>
              </w:rPr>
              <w:tab/>
            </w:r>
            <w:r>
              <w:rPr>
                <w:noProof/>
                <w:webHidden/>
              </w:rPr>
              <w:fldChar w:fldCharType="begin"/>
            </w:r>
            <w:r>
              <w:rPr>
                <w:noProof/>
                <w:webHidden/>
              </w:rPr>
              <w:instrText xml:space="preserve"> PAGEREF _Toc223694055 \h </w:instrText>
            </w:r>
            <w:r>
              <w:rPr>
                <w:noProof/>
                <w:webHidden/>
              </w:rPr>
            </w:r>
            <w:r>
              <w:rPr>
                <w:noProof/>
                <w:webHidden/>
              </w:rPr>
              <w:fldChar w:fldCharType="separate"/>
            </w:r>
            <w:r>
              <w:rPr>
                <w:noProof/>
                <w:webHidden/>
              </w:rPr>
              <w:t>17</w:t>
            </w:r>
            <w:r>
              <w:rPr>
                <w:noProof/>
                <w:webHidden/>
              </w:rPr>
              <w:fldChar w:fldCharType="end"/>
            </w:r>
          </w:hyperlink>
        </w:p>
        <w:p w14:paraId="0DD9B480" w14:textId="6F73D618" w:rsidR="003C0312" w:rsidRDefault="003C0312">
          <w:pPr>
            <w:pStyle w:val="INNH2"/>
            <w:tabs>
              <w:tab w:val="right" w:leader="dot" w:pos="9062"/>
            </w:tabs>
            <w:rPr>
              <w:rFonts w:eastAsiaTheme="minorEastAsia"/>
              <w:i w:val="0"/>
              <w:iCs w:val="0"/>
              <w:noProof/>
              <w:sz w:val="24"/>
              <w:szCs w:val="24"/>
              <w:lang w:eastAsia="nb-NO"/>
            </w:rPr>
          </w:pPr>
          <w:hyperlink w:anchor="_Toc223694056" w:history="1">
            <w:r w:rsidRPr="00042044">
              <w:rPr>
                <w:rStyle w:val="Hyperkobling"/>
                <w:rFonts w:ascii="Times New Roman" w:hAnsi="Times New Roman" w:cs="Times New Roman"/>
                <w:noProof/>
                <w:lang w:val="en-US"/>
              </w:rPr>
              <w:t>Results</w:t>
            </w:r>
            <w:r>
              <w:rPr>
                <w:noProof/>
                <w:webHidden/>
              </w:rPr>
              <w:tab/>
            </w:r>
            <w:r>
              <w:rPr>
                <w:noProof/>
                <w:webHidden/>
              </w:rPr>
              <w:fldChar w:fldCharType="begin"/>
            </w:r>
            <w:r>
              <w:rPr>
                <w:noProof/>
                <w:webHidden/>
              </w:rPr>
              <w:instrText xml:space="preserve"> PAGEREF _Toc223694056 \h </w:instrText>
            </w:r>
            <w:r>
              <w:rPr>
                <w:noProof/>
                <w:webHidden/>
              </w:rPr>
            </w:r>
            <w:r>
              <w:rPr>
                <w:noProof/>
                <w:webHidden/>
              </w:rPr>
              <w:fldChar w:fldCharType="separate"/>
            </w:r>
            <w:r>
              <w:rPr>
                <w:noProof/>
                <w:webHidden/>
              </w:rPr>
              <w:t>18</w:t>
            </w:r>
            <w:r>
              <w:rPr>
                <w:noProof/>
                <w:webHidden/>
              </w:rPr>
              <w:fldChar w:fldCharType="end"/>
            </w:r>
          </w:hyperlink>
        </w:p>
        <w:p w14:paraId="73EE533C" w14:textId="180BC9A9" w:rsidR="003C0312" w:rsidRDefault="003C0312">
          <w:pPr>
            <w:pStyle w:val="INNH3"/>
            <w:tabs>
              <w:tab w:val="right" w:leader="dot" w:pos="9062"/>
            </w:tabs>
            <w:rPr>
              <w:rFonts w:eastAsiaTheme="minorEastAsia"/>
              <w:noProof/>
              <w:sz w:val="24"/>
              <w:szCs w:val="24"/>
              <w:lang w:eastAsia="nb-NO"/>
            </w:rPr>
          </w:pPr>
          <w:hyperlink w:anchor="_Toc223694057" w:history="1">
            <w:r w:rsidRPr="00042044">
              <w:rPr>
                <w:rStyle w:val="Hyperkobling"/>
                <w:rFonts w:ascii="Times New Roman" w:hAnsi="Times New Roman" w:cs="Times New Roman"/>
                <w:noProof/>
                <w:lang w:val="en-US"/>
              </w:rPr>
              <w:t>Baseline data</w:t>
            </w:r>
            <w:r>
              <w:rPr>
                <w:noProof/>
                <w:webHidden/>
              </w:rPr>
              <w:tab/>
            </w:r>
            <w:r>
              <w:rPr>
                <w:noProof/>
                <w:webHidden/>
              </w:rPr>
              <w:fldChar w:fldCharType="begin"/>
            </w:r>
            <w:r>
              <w:rPr>
                <w:noProof/>
                <w:webHidden/>
              </w:rPr>
              <w:instrText xml:space="preserve"> PAGEREF _Toc223694057 \h </w:instrText>
            </w:r>
            <w:r>
              <w:rPr>
                <w:noProof/>
                <w:webHidden/>
              </w:rPr>
            </w:r>
            <w:r>
              <w:rPr>
                <w:noProof/>
                <w:webHidden/>
              </w:rPr>
              <w:fldChar w:fldCharType="separate"/>
            </w:r>
            <w:r>
              <w:rPr>
                <w:noProof/>
                <w:webHidden/>
              </w:rPr>
              <w:t>18</w:t>
            </w:r>
            <w:r>
              <w:rPr>
                <w:noProof/>
                <w:webHidden/>
              </w:rPr>
              <w:fldChar w:fldCharType="end"/>
            </w:r>
          </w:hyperlink>
        </w:p>
        <w:p w14:paraId="18FC229B" w14:textId="27CD6417" w:rsidR="003C0312" w:rsidRDefault="003C0312">
          <w:pPr>
            <w:pStyle w:val="INNH3"/>
            <w:tabs>
              <w:tab w:val="right" w:leader="dot" w:pos="9062"/>
            </w:tabs>
            <w:rPr>
              <w:rFonts w:eastAsiaTheme="minorEastAsia"/>
              <w:noProof/>
              <w:sz w:val="24"/>
              <w:szCs w:val="24"/>
              <w:lang w:eastAsia="nb-NO"/>
            </w:rPr>
          </w:pPr>
          <w:hyperlink w:anchor="_Toc223694058" w:history="1">
            <w:r w:rsidRPr="00042044">
              <w:rPr>
                <w:rStyle w:val="Hyperkobling"/>
                <w:rFonts w:ascii="Times New Roman" w:hAnsi="Times New Roman" w:cs="Times New Roman"/>
                <w:noProof/>
                <w:lang w:val="en-US"/>
              </w:rPr>
              <w:t>Drop-out and missing data</w:t>
            </w:r>
            <w:r>
              <w:rPr>
                <w:noProof/>
                <w:webHidden/>
              </w:rPr>
              <w:tab/>
            </w:r>
            <w:r>
              <w:rPr>
                <w:noProof/>
                <w:webHidden/>
              </w:rPr>
              <w:fldChar w:fldCharType="begin"/>
            </w:r>
            <w:r>
              <w:rPr>
                <w:noProof/>
                <w:webHidden/>
              </w:rPr>
              <w:instrText xml:space="preserve"> PAGEREF _Toc223694058 \h </w:instrText>
            </w:r>
            <w:r>
              <w:rPr>
                <w:noProof/>
                <w:webHidden/>
              </w:rPr>
            </w:r>
            <w:r>
              <w:rPr>
                <w:noProof/>
                <w:webHidden/>
              </w:rPr>
              <w:fldChar w:fldCharType="separate"/>
            </w:r>
            <w:r>
              <w:rPr>
                <w:noProof/>
                <w:webHidden/>
              </w:rPr>
              <w:t>19</w:t>
            </w:r>
            <w:r>
              <w:rPr>
                <w:noProof/>
                <w:webHidden/>
              </w:rPr>
              <w:fldChar w:fldCharType="end"/>
            </w:r>
          </w:hyperlink>
        </w:p>
        <w:p w14:paraId="1BC846E3" w14:textId="5A3451C6" w:rsidR="003C0312" w:rsidRDefault="003C0312">
          <w:pPr>
            <w:pStyle w:val="INNH3"/>
            <w:tabs>
              <w:tab w:val="right" w:leader="dot" w:pos="9062"/>
            </w:tabs>
            <w:rPr>
              <w:rFonts w:eastAsiaTheme="minorEastAsia"/>
              <w:noProof/>
              <w:sz w:val="24"/>
              <w:szCs w:val="24"/>
              <w:lang w:eastAsia="nb-NO"/>
            </w:rPr>
          </w:pPr>
          <w:hyperlink w:anchor="_Toc223694059" w:history="1">
            <w:r w:rsidRPr="00042044">
              <w:rPr>
                <w:rStyle w:val="Hyperkobling"/>
                <w:rFonts w:ascii="Times New Roman" w:hAnsi="Times New Roman" w:cs="Times New Roman"/>
                <w:noProof/>
                <w:lang w:val="en-US"/>
              </w:rPr>
              <w:t>Adherence</w:t>
            </w:r>
            <w:r>
              <w:rPr>
                <w:noProof/>
                <w:webHidden/>
              </w:rPr>
              <w:tab/>
            </w:r>
            <w:r>
              <w:rPr>
                <w:noProof/>
                <w:webHidden/>
              </w:rPr>
              <w:fldChar w:fldCharType="begin"/>
            </w:r>
            <w:r>
              <w:rPr>
                <w:noProof/>
                <w:webHidden/>
              </w:rPr>
              <w:instrText xml:space="preserve"> PAGEREF _Toc223694059 \h </w:instrText>
            </w:r>
            <w:r>
              <w:rPr>
                <w:noProof/>
                <w:webHidden/>
              </w:rPr>
            </w:r>
            <w:r>
              <w:rPr>
                <w:noProof/>
                <w:webHidden/>
              </w:rPr>
              <w:fldChar w:fldCharType="separate"/>
            </w:r>
            <w:r>
              <w:rPr>
                <w:noProof/>
                <w:webHidden/>
              </w:rPr>
              <w:t>20</w:t>
            </w:r>
            <w:r>
              <w:rPr>
                <w:noProof/>
                <w:webHidden/>
              </w:rPr>
              <w:fldChar w:fldCharType="end"/>
            </w:r>
          </w:hyperlink>
        </w:p>
        <w:p w14:paraId="6D543D3E" w14:textId="2EADB989" w:rsidR="003C0312" w:rsidRDefault="003C0312">
          <w:pPr>
            <w:pStyle w:val="INNH3"/>
            <w:tabs>
              <w:tab w:val="right" w:leader="dot" w:pos="9062"/>
            </w:tabs>
            <w:rPr>
              <w:rFonts w:eastAsiaTheme="minorEastAsia"/>
              <w:noProof/>
              <w:sz w:val="24"/>
              <w:szCs w:val="24"/>
              <w:lang w:eastAsia="nb-NO"/>
            </w:rPr>
          </w:pPr>
          <w:hyperlink w:anchor="_Toc223694060" w:history="1">
            <w:r w:rsidRPr="00042044">
              <w:rPr>
                <w:rStyle w:val="Hyperkobling"/>
                <w:rFonts w:ascii="Times New Roman" w:hAnsi="Times New Roman" w:cs="Times New Roman"/>
                <w:noProof/>
                <w:lang w:val="en-US"/>
              </w:rPr>
              <w:t>Primary outcome: Fatigue</w:t>
            </w:r>
            <w:r>
              <w:rPr>
                <w:noProof/>
                <w:webHidden/>
              </w:rPr>
              <w:tab/>
            </w:r>
            <w:r>
              <w:rPr>
                <w:noProof/>
                <w:webHidden/>
              </w:rPr>
              <w:fldChar w:fldCharType="begin"/>
            </w:r>
            <w:r>
              <w:rPr>
                <w:noProof/>
                <w:webHidden/>
              </w:rPr>
              <w:instrText xml:space="preserve"> PAGEREF _Toc223694060 \h </w:instrText>
            </w:r>
            <w:r>
              <w:rPr>
                <w:noProof/>
                <w:webHidden/>
              </w:rPr>
            </w:r>
            <w:r>
              <w:rPr>
                <w:noProof/>
                <w:webHidden/>
              </w:rPr>
              <w:fldChar w:fldCharType="separate"/>
            </w:r>
            <w:r>
              <w:rPr>
                <w:noProof/>
                <w:webHidden/>
              </w:rPr>
              <w:t>20</w:t>
            </w:r>
            <w:r>
              <w:rPr>
                <w:noProof/>
                <w:webHidden/>
              </w:rPr>
              <w:fldChar w:fldCharType="end"/>
            </w:r>
          </w:hyperlink>
        </w:p>
        <w:p w14:paraId="53BE5800" w14:textId="59B40FB2" w:rsidR="003C0312" w:rsidRDefault="003C0312">
          <w:pPr>
            <w:pStyle w:val="INNH3"/>
            <w:tabs>
              <w:tab w:val="right" w:leader="dot" w:pos="9062"/>
            </w:tabs>
            <w:rPr>
              <w:rFonts w:eastAsiaTheme="minorEastAsia"/>
              <w:noProof/>
              <w:sz w:val="24"/>
              <w:szCs w:val="24"/>
              <w:lang w:eastAsia="nb-NO"/>
            </w:rPr>
          </w:pPr>
          <w:hyperlink w:anchor="_Toc223694061" w:history="1">
            <w:r w:rsidRPr="00042044">
              <w:rPr>
                <w:rStyle w:val="Hyperkobling"/>
                <w:rFonts w:ascii="Times New Roman" w:hAnsi="Times New Roman" w:cs="Times New Roman"/>
                <w:noProof/>
                <w:lang w:val="en-US"/>
              </w:rPr>
              <w:t>Secondary outcome: Functional fitness</w:t>
            </w:r>
            <w:r>
              <w:rPr>
                <w:noProof/>
                <w:webHidden/>
              </w:rPr>
              <w:tab/>
            </w:r>
            <w:r>
              <w:rPr>
                <w:noProof/>
                <w:webHidden/>
              </w:rPr>
              <w:fldChar w:fldCharType="begin"/>
            </w:r>
            <w:r>
              <w:rPr>
                <w:noProof/>
                <w:webHidden/>
              </w:rPr>
              <w:instrText xml:space="preserve"> PAGEREF _Toc223694061 \h </w:instrText>
            </w:r>
            <w:r>
              <w:rPr>
                <w:noProof/>
                <w:webHidden/>
              </w:rPr>
            </w:r>
            <w:r>
              <w:rPr>
                <w:noProof/>
                <w:webHidden/>
              </w:rPr>
              <w:fldChar w:fldCharType="separate"/>
            </w:r>
            <w:r>
              <w:rPr>
                <w:noProof/>
                <w:webHidden/>
              </w:rPr>
              <w:t>21</w:t>
            </w:r>
            <w:r>
              <w:rPr>
                <w:noProof/>
                <w:webHidden/>
              </w:rPr>
              <w:fldChar w:fldCharType="end"/>
            </w:r>
          </w:hyperlink>
        </w:p>
        <w:p w14:paraId="4842E82B" w14:textId="676A9DA9" w:rsidR="003C0312" w:rsidRDefault="003C0312">
          <w:pPr>
            <w:pStyle w:val="INNH2"/>
            <w:tabs>
              <w:tab w:val="right" w:leader="dot" w:pos="9062"/>
            </w:tabs>
            <w:rPr>
              <w:rFonts w:eastAsiaTheme="minorEastAsia"/>
              <w:i w:val="0"/>
              <w:iCs w:val="0"/>
              <w:noProof/>
              <w:sz w:val="24"/>
              <w:szCs w:val="24"/>
              <w:lang w:eastAsia="nb-NO"/>
            </w:rPr>
          </w:pPr>
          <w:hyperlink w:anchor="_Toc223694062" w:history="1">
            <w:r w:rsidRPr="00042044">
              <w:rPr>
                <w:rStyle w:val="Hyperkobling"/>
                <w:rFonts w:ascii="Times New Roman" w:hAnsi="Times New Roman" w:cs="Times New Roman"/>
                <w:noProof/>
                <w:lang w:val="en-US"/>
              </w:rPr>
              <w:t>Discussion</w:t>
            </w:r>
            <w:r>
              <w:rPr>
                <w:noProof/>
                <w:webHidden/>
              </w:rPr>
              <w:tab/>
            </w:r>
            <w:r>
              <w:rPr>
                <w:noProof/>
                <w:webHidden/>
              </w:rPr>
              <w:fldChar w:fldCharType="begin"/>
            </w:r>
            <w:r>
              <w:rPr>
                <w:noProof/>
                <w:webHidden/>
              </w:rPr>
              <w:instrText xml:space="preserve"> PAGEREF _Toc223694062 \h </w:instrText>
            </w:r>
            <w:r>
              <w:rPr>
                <w:noProof/>
                <w:webHidden/>
              </w:rPr>
            </w:r>
            <w:r>
              <w:rPr>
                <w:noProof/>
                <w:webHidden/>
              </w:rPr>
              <w:fldChar w:fldCharType="separate"/>
            </w:r>
            <w:r>
              <w:rPr>
                <w:noProof/>
                <w:webHidden/>
              </w:rPr>
              <w:t>21</w:t>
            </w:r>
            <w:r>
              <w:rPr>
                <w:noProof/>
                <w:webHidden/>
              </w:rPr>
              <w:fldChar w:fldCharType="end"/>
            </w:r>
          </w:hyperlink>
        </w:p>
        <w:p w14:paraId="49D1903D" w14:textId="2F4321D5" w:rsidR="003C0312" w:rsidRDefault="003C0312">
          <w:pPr>
            <w:pStyle w:val="INNH2"/>
            <w:tabs>
              <w:tab w:val="right" w:leader="dot" w:pos="9062"/>
            </w:tabs>
            <w:rPr>
              <w:rFonts w:eastAsiaTheme="minorEastAsia"/>
              <w:i w:val="0"/>
              <w:iCs w:val="0"/>
              <w:noProof/>
              <w:sz w:val="24"/>
              <w:szCs w:val="24"/>
              <w:lang w:eastAsia="nb-NO"/>
            </w:rPr>
          </w:pPr>
          <w:hyperlink w:anchor="_Toc223694063" w:history="1">
            <w:r w:rsidRPr="00042044">
              <w:rPr>
                <w:rStyle w:val="Hyperkobling"/>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_Toc223694063 \h </w:instrText>
            </w:r>
            <w:r>
              <w:rPr>
                <w:noProof/>
                <w:webHidden/>
              </w:rPr>
            </w:r>
            <w:r>
              <w:rPr>
                <w:noProof/>
                <w:webHidden/>
              </w:rPr>
              <w:fldChar w:fldCharType="separate"/>
            </w:r>
            <w:r>
              <w:rPr>
                <w:noProof/>
                <w:webHidden/>
              </w:rPr>
              <w:t>21</w:t>
            </w:r>
            <w:r>
              <w:rPr>
                <w:noProof/>
                <w:webHidden/>
              </w:rPr>
              <w:fldChar w:fldCharType="end"/>
            </w:r>
          </w:hyperlink>
        </w:p>
        <w:p w14:paraId="3A63E350" w14:textId="07974D1B" w:rsidR="00973CC4" w:rsidRPr="00973CC4" w:rsidRDefault="00973CC4" w:rsidP="00973CC4">
          <w:r>
            <w:rPr>
              <w:b/>
              <w:bCs/>
              <w:noProof/>
            </w:rPr>
            <w:fldChar w:fldCharType="end"/>
          </w:r>
        </w:p>
      </w:sdtContent>
    </w:sdt>
    <w:p w14:paraId="49D505BE" w14:textId="1584ED7C" w:rsidR="00973CC4" w:rsidRDefault="00973CC4" w:rsidP="000A672A">
      <w:pPr>
        <w:pStyle w:val="Overskrift2"/>
        <w:rPr>
          <w:rFonts w:ascii="Times New Roman" w:hAnsi="Times New Roman" w:cs="Times New Roman"/>
          <w:lang w:val="en-US"/>
        </w:rPr>
      </w:pPr>
      <w:r>
        <w:rPr>
          <w:rFonts w:ascii="Times New Roman" w:hAnsi="Times New Roman" w:cs="Times New Roman"/>
          <w:lang w:val="en-US"/>
        </w:rPr>
        <w:br w:type="page"/>
      </w:r>
    </w:p>
    <w:p w14:paraId="1F7BD091" w14:textId="16A16CBB" w:rsidR="00142945" w:rsidRPr="000A672A" w:rsidRDefault="00142945" w:rsidP="000A672A">
      <w:pPr>
        <w:pStyle w:val="Overskrift2"/>
        <w:rPr>
          <w:rFonts w:ascii="Times New Roman" w:hAnsi="Times New Roman" w:cs="Times New Roman"/>
          <w:lang w:val="en-US"/>
        </w:rPr>
      </w:pPr>
      <w:bookmarkStart w:id="1" w:name="_Toc223694035"/>
      <w:r w:rsidRPr="000A672A">
        <w:rPr>
          <w:rFonts w:ascii="Times New Roman" w:hAnsi="Times New Roman" w:cs="Times New Roman"/>
          <w:lang w:val="en-US"/>
        </w:rPr>
        <w:lastRenderedPageBreak/>
        <w:t>Theory</w:t>
      </w:r>
      <w:bookmarkEnd w:id="1"/>
    </w:p>
    <w:p w14:paraId="1A1FAAA1" w14:textId="5E27D698" w:rsidR="00142945" w:rsidRDefault="00142945" w:rsidP="00142945">
      <w:pPr>
        <w:pStyle w:val="Overskrift3"/>
        <w:rPr>
          <w:rFonts w:ascii="Times New Roman" w:hAnsi="Times New Roman" w:cs="Times New Roman"/>
          <w:lang w:val="en-US"/>
        </w:rPr>
      </w:pPr>
      <w:bookmarkStart w:id="2" w:name="_Toc223694036"/>
      <w:r w:rsidRPr="00142945">
        <w:rPr>
          <w:rFonts w:ascii="Times New Roman" w:hAnsi="Times New Roman" w:cs="Times New Roman"/>
          <w:lang w:val="en-US"/>
        </w:rPr>
        <w:t>Cancer, incidence and disease burden</w:t>
      </w:r>
      <w:bookmarkEnd w:id="2"/>
      <w:r w:rsidRPr="00142945">
        <w:rPr>
          <w:rFonts w:ascii="Times New Roman" w:hAnsi="Times New Roman" w:cs="Times New Roman"/>
          <w:lang w:val="en-US"/>
        </w:rPr>
        <w:t xml:space="preserve"> </w:t>
      </w:r>
    </w:p>
    <w:p w14:paraId="038BD43D" w14:textId="204E3D02" w:rsidR="00EF3FEA" w:rsidRDefault="004830B7"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Cancer is a collective term for a large group of diseases characterized by uncontrolled cell growth, invasion of surrounding tissues, and, in some cases, metastasis to distant organs. The disease arises through a multistep process involving genetic and epigenetic alterations that disrupt normal cellular regulation, enabling malignant cells to proliferate, evade apoptosis, and adapt to their microenvironment</w:t>
      </w:r>
      <w:r w:rsidR="00D81416">
        <w:rPr>
          <w:rFonts w:ascii="Times New Roman" w:hAnsi="Times New Roman" w:cs="Times New Roman"/>
          <w:color w:val="000000" w:themeColor="text1"/>
          <w:lang w:val="en-US"/>
        </w:rPr>
        <w:t xml:space="preserve"> </w:t>
      </w:r>
      <w:commentRangeStart w:id="3"/>
      <w:commentRangeStart w:id="4"/>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{"citationID":"nSrzWh2c","properties":{"formattedCitation":"({\\i{}Cancer}, 2025)","plainCitation":"(Cancer, 2025)","noteIndex":0},"citationItems":[{"id":69,"uris":["http://zotero.org/users/15910014/items/5IEKG2HH"],"itemData":{"id":69,"type":"webpage","container-title":"World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sidRPr="00D81416">
        <w:rPr>
          <w:rFonts w:ascii="Times New Roman" w:hAnsi="Times New Roman" w:cs="Times New Roman"/>
          <w:color w:val="000000"/>
          <w:kern w:val="0"/>
          <w:lang w:val="en-US"/>
        </w:rPr>
        <w:t>(</w:t>
      </w:r>
      <w:r w:rsidR="00D81416" w:rsidRPr="002E783F">
        <w:rPr>
          <w:rFonts w:ascii="Times New Roman" w:hAnsi="Times New Roman" w:cs="Times New Roman"/>
          <w:i/>
          <w:iCs/>
          <w:color w:val="000000" w:themeColor="text1"/>
          <w:kern w:val="0"/>
          <w:lang w:val="en-US"/>
        </w:rPr>
        <w:t>Cancer</w:t>
      </w:r>
      <w:r w:rsidR="00D81416" w:rsidRPr="002E783F">
        <w:rPr>
          <w:rFonts w:ascii="Times New Roman" w:hAnsi="Times New Roman" w:cs="Times New Roman"/>
          <w:color w:val="000000" w:themeColor="text1"/>
          <w:kern w:val="0"/>
          <w:lang w:val="en-US"/>
        </w:rPr>
        <w:t>, 2025</w:t>
      </w:r>
      <w:r w:rsidR="00D81416" w:rsidRPr="00D81416">
        <w:rPr>
          <w:rFonts w:ascii="Times New Roman" w:hAnsi="Times New Roman" w:cs="Times New Roman"/>
          <w:color w:val="000000"/>
          <w:kern w:val="0"/>
          <w:lang w:val="en-US"/>
        </w:rPr>
        <w:t>)</w:t>
      </w:r>
      <w:r w:rsidR="00D81416">
        <w:rPr>
          <w:rFonts w:ascii="Times New Roman" w:hAnsi="Times New Roman" w:cs="Times New Roman"/>
          <w:color w:val="000000" w:themeColor="text1"/>
          <w:lang w:val="en-US"/>
        </w:rPr>
        <w:fldChar w:fldCharType="end"/>
      </w:r>
      <w:commentRangeEnd w:id="3"/>
      <w:r w:rsidR="002E783F">
        <w:rPr>
          <w:rStyle w:val="Merknadsreferanse"/>
        </w:rPr>
        <w:commentReference w:id="3"/>
      </w:r>
      <w:commentRangeEnd w:id="4"/>
      <w:r w:rsidR="009314A0">
        <w:rPr>
          <w:rStyle w:val="Merknadsreferanse"/>
        </w:rPr>
        <w:commentReference w:id="4"/>
      </w:r>
      <w:r w:rsidR="00D81416">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Cancer can originate in virtually any tissue of the body and encompasses a wide range of tumor types with substantial heterogeneity in etiology, clinical presentation, and prognosis. Despite advances in prevention, diagnosis, and treatment, cancer remains a major contributor to global disease burden and poses significant challenges for healthcare systems worldwide</w:t>
      </w:r>
      <w:r w:rsidR="0025722C">
        <w:rPr>
          <w:rFonts w:ascii="Times New Roman" w:hAnsi="Times New Roman" w:cs="Times New Roman"/>
          <w:color w:val="000000" w:themeColor="text1"/>
          <w:lang w:val="en-US"/>
        </w:rPr>
        <w:t xml:space="preserve"> </w:t>
      </w:r>
      <w:r w:rsidR="0025722C">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{"citationID":"K5nZTt8a","properties":{"formattedCitation":"(Bray et al., 2024; {\\i{}Cancer}, 2025)","plainCitation":"(Bray et al., 2024; Cancer, 2025)","noteIndex":0},"citationItems":[{"id":73,"uris":["http://zotero.org/users/15910014/items/THC33JFT"],"itemData":{"id":73,"type":"article-journal","abstract":"Abstract\n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25722C">
        <w:rPr>
          <w:rFonts w:ascii="Times New Roman" w:hAnsi="Times New Roman" w:cs="Times New Roman"/>
          <w:color w:val="000000" w:themeColor="text1"/>
          <w:lang w:val="en-US"/>
        </w:rPr>
        <w:fldChar w:fldCharType="separate"/>
      </w:r>
      <w:r w:rsidR="0025722C" w:rsidRPr="00B80513">
        <w:rPr>
          <w:rFonts w:ascii="Times New Roman" w:hAnsi="Times New Roman" w:cs="Times New Roman"/>
          <w:color w:val="000000"/>
          <w:kern w:val="0"/>
          <w:lang w:val="en-US"/>
          <w:rPrChange w:id="5" w:author="Anne Mette Rustaden" w:date="2026-03-13T10:17:00Z" w16du:dateUtc="2026-03-13T09:17:00Z">
            <w:rPr>
              <w:rFonts w:ascii="Times New Roman" w:hAnsi="Times New Roman" w:cs="Times New Roman"/>
              <w:color w:val="000000"/>
              <w:kern w:val="0"/>
            </w:rPr>
          </w:rPrChange>
        </w:rPr>
        <w:t xml:space="preserve">(Bray et al., 2024; </w:t>
      </w:r>
      <w:r w:rsidR="0025722C" w:rsidRPr="00B80513">
        <w:rPr>
          <w:rFonts w:ascii="Times New Roman" w:hAnsi="Times New Roman" w:cs="Times New Roman"/>
          <w:i/>
          <w:iCs/>
          <w:color w:val="000000"/>
          <w:kern w:val="0"/>
          <w:lang w:val="en-US"/>
          <w:rPrChange w:id="6" w:author="Anne Mette Rustaden" w:date="2026-03-13T10:17:00Z" w16du:dateUtc="2026-03-13T09:17:00Z">
            <w:rPr>
              <w:rFonts w:ascii="Times New Roman" w:hAnsi="Times New Roman" w:cs="Times New Roman"/>
              <w:i/>
              <w:iCs/>
              <w:color w:val="000000"/>
              <w:kern w:val="0"/>
            </w:rPr>
          </w:rPrChange>
        </w:rPr>
        <w:t>Cancer</w:t>
      </w:r>
      <w:r w:rsidR="0025722C" w:rsidRPr="00B80513">
        <w:rPr>
          <w:rFonts w:ascii="Times New Roman" w:hAnsi="Times New Roman" w:cs="Times New Roman"/>
          <w:color w:val="000000"/>
          <w:kern w:val="0"/>
          <w:lang w:val="en-US"/>
          <w:rPrChange w:id="7" w:author="Anne Mette Rustaden" w:date="2026-03-13T10:17:00Z" w16du:dateUtc="2026-03-13T09:17:00Z">
            <w:rPr>
              <w:rFonts w:ascii="Times New Roman" w:hAnsi="Times New Roman" w:cs="Times New Roman"/>
              <w:color w:val="000000"/>
              <w:kern w:val="0"/>
            </w:rPr>
          </w:rPrChange>
        </w:rPr>
        <w:t>, 2025)</w:t>
      </w:r>
      <w:r w:rsidR="0025722C">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06666DE9" w14:textId="0A41A7EE" w:rsidR="00CB04A4" w:rsidRDefault="00142945" w:rsidP="00142945">
      <w:pPr>
        <w:rPr>
          <w:rFonts w:ascii="Times New Roman" w:hAnsi="Times New Roman" w:cs="Times New Roman"/>
          <w:color w:val="000000" w:themeColor="text1"/>
          <w:lang w:val="en-US"/>
        </w:rPr>
      </w:pPr>
      <w:r w:rsidRPr="00142945">
        <w:rPr>
          <w:rFonts w:ascii="Times New Roman" w:hAnsi="Times New Roman" w:cs="Times New Roman"/>
          <w:color w:val="000000" w:themeColor="text1"/>
          <w:lang w:val="en-US"/>
        </w:rPr>
        <w:t>Cance</w:t>
      </w:r>
      <w:r w:rsidR="00287BB2">
        <w:rPr>
          <w:rFonts w:ascii="Times New Roman" w:hAnsi="Times New Roman" w:cs="Times New Roman"/>
          <w:color w:val="000000" w:themeColor="text1"/>
          <w:lang w:val="en-US"/>
        </w:rPr>
        <w:t xml:space="preserve">r represents one of the leading causes of morbidity and mortality worldwide and remains a major public health challenge. According to the World Health Organization (WHO), cancer accounted for approximately 10 million deaths globally in 2020, </w:t>
      </w:r>
      <w:r w:rsidR="004830B7">
        <w:rPr>
          <w:rFonts w:ascii="Times New Roman" w:hAnsi="Times New Roman" w:cs="Times New Roman"/>
          <w:color w:val="000000" w:themeColor="text1"/>
          <w:lang w:val="en-US"/>
        </w:rPr>
        <w:t xml:space="preserve">corresponding to </w:t>
      </w:r>
      <w:r w:rsidR="00287BB2">
        <w:rPr>
          <w:rFonts w:ascii="Times New Roman" w:hAnsi="Times New Roman" w:cs="Times New Roman"/>
          <w:color w:val="000000" w:themeColor="text1"/>
          <w:lang w:val="en-US"/>
        </w:rPr>
        <w:t>nearly one in six deaths</w:t>
      </w:r>
      <w:r w:rsidR="004830B7">
        <w:rPr>
          <w:rFonts w:ascii="Times New Roman" w:hAnsi="Times New Roman" w:cs="Times New Roman"/>
          <w:color w:val="000000" w:themeColor="text1"/>
          <w:lang w:val="en-US"/>
        </w:rPr>
        <w:t xml:space="preserve"> worldwide</w:t>
      </w:r>
      <w:r w:rsidR="00287BB2">
        <w:rPr>
          <w:rFonts w:ascii="Times New Roman" w:hAnsi="Times New Roman" w:cs="Times New Roman"/>
          <w:color w:val="000000" w:themeColor="text1"/>
          <w:lang w:val="en-US"/>
        </w:rPr>
        <w:t xml:space="preserve"> </w:t>
      </w:r>
      <w:r w:rsidR="00287BB2" w:rsidRPr="00D81416">
        <w:rPr>
          <w:rFonts w:ascii="Times New Roman" w:hAnsi="Times New Roman" w:cs="Times New Roman"/>
          <w:color w:val="000000" w:themeColor="text1"/>
          <w:lang w:val="en-US"/>
        </w:rPr>
        <w:fldChar w:fldCharType="begin"/>
      </w:r>
      <w:r w:rsidR="00287BB2" w:rsidRPr="00D81416">
        <w:rPr>
          <w:rFonts w:ascii="Times New Roman" w:hAnsi="Times New Roman" w:cs="Times New Roman"/>
          <w:color w:val="000000" w:themeColor="text1"/>
          <w:lang w:val="en-US"/>
        </w:rPr>
        <w:instrText xml:space="preserve"> ADDIN ZOTERO_ITEM CSL_CITATION {"citationID":"8GRecXnv","properties":{"formattedCitation":"({\\i{}Cancer}, 2025)","plainCitation":"(Cancer, 2025)","noteIndex":0},"citationItems":[{"id":69,"uris":["http://zotero.org/users/15910014/items/5IEKG2HH"],"itemData":{"id":69,"type":"webpage","container-title":"World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287BB2" w:rsidRPr="00D81416">
        <w:rPr>
          <w:rFonts w:ascii="Times New Roman" w:hAnsi="Times New Roman" w:cs="Times New Roman"/>
          <w:color w:val="000000" w:themeColor="text1"/>
          <w:lang w:val="en-US"/>
        </w:rPr>
        <w:fldChar w:fldCharType="separate"/>
      </w:r>
      <w:r w:rsidR="00287BB2" w:rsidRPr="00D81416">
        <w:rPr>
          <w:rFonts w:ascii="Times New Roman" w:hAnsi="Times New Roman" w:cs="Times New Roman"/>
          <w:color w:val="000000" w:themeColor="text1"/>
          <w:kern w:val="0"/>
          <w:lang w:val="en-US"/>
        </w:rPr>
        <w:t>(</w:t>
      </w:r>
      <w:r w:rsidR="00287BB2" w:rsidRPr="002E783F">
        <w:rPr>
          <w:rFonts w:ascii="Times New Roman" w:hAnsi="Times New Roman" w:cs="Times New Roman"/>
          <w:i/>
          <w:iCs/>
          <w:color w:val="000000" w:themeColor="text1"/>
          <w:kern w:val="0"/>
          <w:lang w:val="en-US"/>
        </w:rPr>
        <w:t>Cancer</w:t>
      </w:r>
      <w:r w:rsidR="00287BB2" w:rsidRPr="002E783F">
        <w:rPr>
          <w:rFonts w:ascii="Times New Roman" w:hAnsi="Times New Roman" w:cs="Times New Roman"/>
          <w:color w:val="000000" w:themeColor="text1"/>
          <w:kern w:val="0"/>
          <w:lang w:val="en-US"/>
        </w:rPr>
        <w:t>, 2025</w:t>
      </w:r>
      <w:r w:rsidR="00287BB2" w:rsidRPr="00D81416">
        <w:rPr>
          <w:rFonts w:ascii="Times New Roman" w:hAnsi="Times New Roman" w:cs="Times New Roman"/>
          <w:color w:val="000000" w:themeColor="text1"/>
          <w:kern w:val="0"/>
          <w:lang w:val="en-US"/>
        </w:rPr>
        <w:t>)</w:t>
      </w:r>
      <w:r w:rsidR="00287BB2" w:rsidRPr="00D81416">
        <w:rPr>
          <w:rFonts w:ascii="Times New Roman" w:hAnsi="Times New Roman" w:cs="Times New Roman"/>
          <w:color w:val="000000" w:themeColor="text1"/>
          <w:lang w:val="en-US"/>
        </w:rPr>
        <w:fldChar w:fldCharType="end"/>
      </w:r>
      <w:r w:rsidR="00287BB2" w:rsidRPr="00D81416">
        <w:rPr>
          <w:rFonts w:ascii="Times New Roman" w:hAnsi="Times New Roman" w:cs="Times New Roman"/>
          <w:color w:val="000000" w:themeColor="text1"/>
          <w:lang w:val="en-US"/>
        </w:rPr>
        <w:t xml:space="preserve">. </w:t>
      </w:r>
      <w:r w:rsidR="00287BB2">
        <w:rPr>
          <w:rFonts w:ascii="Times New Roman" w:hAnsi="Times New Roman" w:cs="Times New Roman"/>
          <w:color w:val="000000" w:themeColor="text1"/>
          <w:lang w:val="en-US"/>
        </w:rPr>
        <w:t>The global incidence</w:t>
      </w:r>
      <w:r w:rsidR="004830B7">
        <w:rPr>
          <w:rFonts w:ascii="Times New Roman" w:hAnsi="Times New Roman" w:cs="Times New Roman"/>
          <w:color w:val="000000" w:themeColor="text1"/>
          <w:lang w:val="en-US"/>
        </w:rPr>
        <w:t xml:space="preserve"> of cancer</w:t>
      </w:r>
      <w:r w:rsidR="00287BB2">
        <w:rPr>
          <w:rFonts w:ascii="Times New Roman" w:hAnsi="Times New Roman" w:cs="Times New Roman"/>
          <w:color w:val="000000" w:themeColor="text1"/>
          <w:lang w:val="en-US"/>
        </w:rPr>
        <w:t xml:space="preserve"> continues to </w:t>
      </w:r>
      <w:r w:rsidR="00CB04A4">
        <w:rPr>
          <w:rFonts w:ascii="Times New Roman" w:hAnsi="Times New Roman" w:cs="Times New Roman"/>
          <w:color w:val="000000" w:themeColor="text1"/>
          <w:lang w:val="en-US"/>
        </w:rPr>
        <w:t>increase</w:t>
      </w:r>
      <w:r w:rsidR="00287BB2">
        <w:rPr>
          <w:rFonts w:ascii="Times New Roman" w:hAnsi="Times New Roman" w:cs="Times New Roman"/>
          <w:color w:val="000000" w:themeColor="text1"/>
          <w:lang w:val="en-US"/>
        </w:rPr>
        <w:t xml:space="preserve">, largely due to population growth, aging, and lifestyle-related risk factors such as physical inactivity, poor diet, and tobacco use </w:t>
      </w:r>
      <w:r w:rsidR="00287BB2">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{"citationID":"pxcPsKbR","properties":{"formattedCitation":"({\\i{}Cancer}, 2025; Islami et al., 2024)","plainCitation":"(Cancer, 2025; Islami et al., 2024)","noteIndex":0},"citationItems":[{"id":69,"uris":["http://zotero.org/users/15910014/items/5IEKG2HH"],"itemData":{"id":69,"type":"webpage","container-title":"World Health Organization","title":"Cancer","URL":"https://www.who.int/news-room/fact-sheets/detail/cancer","accessed":{"date-parts":[["2025",11,10]]},"issued":{"date-parts":[["2025",2,3]]}}},{"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287BB2">
        <w:rPr>
          <w:rFonts w:ascii="Times New Roman" w:hAnsi="Times New Roman" w:cs="Times New Roman"/>
          <w:color w:val="000000" w:themeColor="text1"/>
          <w:lang w:val="en-US"/>
        </w:rPr>
        <w:fldChar w:fldCharType="separate"/>
      </w:r>
      <w:r w:rsidR="00D81416" w:rsidRPr="00D81416">
        <w:rPr>
          <w:rFonts w:ascii="Times New Roman" w:hAnsi="Times New Roman" w:cs="Times New Roman"/>
          <w:kern w:val="0"/>
          <w:lang w:val="en-US"/>
        </w:rPr>
        <w:t>(</w:t>
      </w:r>
      <w:r w:rsidR="00D81416" w:rsidRPr="002E783F">
        <w:rPr>
          <w:rFonts w:ascii="Times New Roman" w:hAnsi="Times New Roman" w:cs="Times New Roman"/>
          <w:i/>
          <w:iCs/>
          <w:color w:val="000000" w:themeColor="text1"/>
          <w:kern w:val="0"/>
          <w:lang w:val="en-US"/>
        </w:rPr>
        <w:t>Cancer</w:t>
      </w:r>
      <w:r w:rsidR="00D81416" w:rsidRPr="002E783F">
        <w:rPr>
          <w:rFonts w:ascii="Times New Roman" w:hAnsi="Times New Roman" w:cs="Times New Roman"/>
          <w:color w:val="000000" w:themeColor="text1"/>
          <w:kern w:val="0"/>
          <w:lang w:val="en-US"/>
        </w:rPr>
        <w:t>, 2025;</w:t>
      </w:r>
      <w:r w:rsidR="00D81416" w:rsidRPr="00D81416">
        <w:rPr>
          <w:rFonts w:ascii="Times New Roman" w:hAnsi="Times New Roman" w:cs="Times New Roman"/>
          <w:kern w:val="0"/>
          <w:lang w:val="en-US"/>
        </w:rPr>
        <w:t xml:space="preserve"> Islami et al., 2024)</w:t>
      </w:r>
      <w:r w:rsidR="00287BB2">
        <w:rPr>
          <w:rFonts w:ascii="Times New Roman" w:hAnsi="Times New Roman" w:cs="Times New Roman"/>
          <w:color w:val="000000" w:themeColor="text1"/>
          <w:lang w:val="en-US"/>
        </w:rPr>
        <w:fldChar w:fldCharType="end"/>
      </w:r>
      <w:r w:rsidR="00287BB2">
        <w:rPr>
          <w:rFonts w:ascii="Times New Roman" w:hAnsi="Times New Roman" w:cs="Times New Roman"/>
          <w:color w:val="000000" w:themeColor="text1"/>
          <w:lang w:val="en-US"/>
        </w:rPr>
        <w:t>.</w:t>
      </w:r>
      <w:r w:rsidR="00CB04A4">
        <w:rPr>
          <w:rFonts w:ascii="Times New Roman" w:hAnsi="Times New Roman" w:cs="Times New Roman"/>
          <w:color w:val="000000" w:themeColor="text1"/>
          <w:lang w:val="en-US"/>
        </w:rPr>
        <w:t xml:space="preserve"> In addition to mortality, cancer contributes substantially to years of life </w:t>
      </w:r>
      <w:r w:rsidR="00D81416">
        <w:rPr>
          <w:rFonts w:ascii="Times New Roman" w:hAnsi="Times New Roman" w:cs="Times New Roman"/>
          <w:color w:val="000000" w:themeColor="text1"/>
          <w:lang w:val="en-US"/>
        </w:rPr>
        <w:t>lost,</w:t>
      </w:r>
      <w:r w:rsidR="00CB04A4">
        <w:rPr>
          <w:rFonts w:ascii="Times New Roman" w:hAnsi="Times New Roman" w:cs="Times New Roman"/>
          <w:color w:val="000000" w:themeColor="text1"/>
          <w:lang w:val="en-US"/>
        </w:rPr>
        <w:t xml:space="preserve"> and years lived with disability, underscoring its broad societal and economic impact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{"citationID":"vosKOpGm","properties":{"formattedCitation":"(Siegel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sidR="00CB04A4">
        <w:rPr>
          <w:rFonts w:ascii="Times New Roman" w:hAnsi="Times New Roman" w:cs="Times New Roman"/>
          <w:color w:val="000000" w:themeColor="text1"/>
          <w:lang w:val="en-US"/>
        </w:rPr>
        <w:t>.</w:t>
      </w:r>
    </w:p>
    <w:p w14:paraId="34A05AD5" w14:textId="41070E03" w:rsidR="00CB04A4" w:rsidRDefault="00CB04A4"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Recent global estimates indicate marked geographic variation in both cancer incidence and mortality, reflecting differences in socioeconomic development, healthcare access, screening practices, and exposure to risk factors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{"citationID":"YxdFpN0e","properties":{"formattedCitation":"(Siegel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While high-income countries often report higher incidence rates due to improved detection, low- and middle-income countries experience disproportionately high mortality rates, highlighting global inequities in cancer prevention and care</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{"citationID":"BxE1fD46","properties":{"formattedCitation":"({\\i{}Cancer}, 2025)","plainCitation":"(Cancer, 2025)","noteIndex":0},"citationItems":[{"id":69,"uris":["http://zotero.org/users/15910014/items/5IEKG2HH"],"itemData":{"id":69,"type":"webpage","container-title":"World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sidRPr="00D81416">
        <w:rPr>
          <w:rFonts w:ascii="Times New Roman" w:hAnsi="Times New Roman" w:cs="Times New Roman"/>
          <w:color w:val="000000"/>
          <w:kern w:val="0"/>
          <w:lang w:val="en-US"/>
        </w:rPr>
        <w:t>(</w:t>
      </w:r>
      <w:r w:rsidR="00D81416" w:rsidRPr="002E783F">
        <w:rPr>
          <w:rFonts w:ascii="Times New Roman" w:hAnsi="Times New Roman" w:cs="Times New Roman"/>
          <w:i/>
          <w:iCs/>
          <w:color w:val="000000" w:themeColor="text1"/>
          <w:kern w:val="0"/>
          <w:lang w:val="en-US"/>
        </w:rPr>
        <w:t>Cancer</w:t>
      </w:r>
      <w:r w:rsidR="00D81416" w:rsidRPr="002E783F">
        <w:rPr>
          <w:rFonts w:ascii="Times New Roman" w:hAnsi="Times New Roman" w:cs="Times New Roman"/>
          <w:color w:val="000000" w:themeColor="text1"/>
          <w:kern w:val="0"/>
          <w:lang w:val="en-US"/>
        </w:rPr>
        <w:t>, 2025)</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47C4AE77" w14:textId="1CB98E32" w:rsidR="00417E5D" w:rsidRDefault="00287BB2"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In Norway, </w:t>
      </w:r>
      <w:r w:rsidR="00CB04A4">
        <w:rPr>
          <w:rFonts w:ascii="Times New Roman" w:hAnsi="Times New Roman" w:cs="Times New Roman"/>
          <w:color w:val="000000" w:themeColor="text1"/>
          <w:lang w:val="en-US"/>
        </w:rPr>
        <w:t xml:space="preserve">cancer represents a significant and growing health burden. Data from the Cancer Registry of Norway indicate that </w:t>
      </w:r>
      <w:r>
        <w:rPr>
          <w:rFonts w:ascii="Times New Roman" w:hAnsi="Times New Roman" w:cs="Times New Roman"/>
          <w:color w:val="000000" w:themeColor="text1"/>
          <w:lang w:val="en-US"/>
        </w:rPr>
        <w:t xml:space="preserve">nearly one in three individuals will </w:t>
      </w:r>
      <w:r w:rsidR="00CB04A4">
        <w:rPr>
          <w:rFonts w:ascii="Times New Roman" w:hAnsi="Times New Roman" w:cs="Times New Roman"/>
          <w:color w:val="000000" w:themeColor="text1"/>
          <w:lang w:val="en-US"/>
        </w:rPr>
        <w:t xml:space="preserve">be diagnosed with cancer before the </w:t>
      </w:r>
      <w:r>
        <w:rPr>
          <w:rFonts w:ascii="Times New Roman" w:hAnsi="Times New Roman" w:cs="Times New Roman"/>
          <w:color w:val="000000" w:themeColor="text1"/>
          <w:lang w:val="en-US"/>
        </w:rPr>
        <w:t>age of 75, with over 38,000 new cases diagnosed annually</w:t>
      </w:r>
      <w:r w:rsidR="00C075C1">
        <w:rPr>
          <w:rFonts w:ascii="Times New Roman" w:hAnsi="Times New Roman" w:cs="Times New Roman"/>
          <w:color w:val="000000" w:themeColor="text1"/>
          <w:lang w:val="en-US"/>
        </w:rPr>
        <w:t xml:space="preserve"> </w:t>
      </w:r>
      <w:r w:rsidR="00363A1F">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{"citationID":"KkMbJkpC","properties":{"formattedCitation":"({\\i{}Cancer Registry of Norway}, 2025)","plainCitation":"(Cancer Registry of Norway, 2025)","noteIndex":0},"citationItems":[{"id":71,"uris":["http://zotero.org/users/15910014/items/L6MJEP6X"],"itemData":{"id":71,"type":"webpage","container-title":"FHI","title":"Cancer Registry of Norway","URL":"https://www.fhi.no/kreft/nokkeltall/tema/om-kreft/","accessed":{"date-parts":[["2025",11,10]]},"issued":{"date-parts":[["2025",5,14]]}}}],"schema":"https://github.com/citation-style-language/schema/raw/master/csl-citation.json"} </w:instrText>
      </w:r>
      <w:r w:rsidR="00363A1F">
        <w:rPr>
          <w:rFonts w:ascii="Times New Roman" w:hAnsi="Times New Roman" w:cs="Times New Roman"/>
          <w:color w:val="000000" w:themeColor="text1"/>
          <w:lang w:val="en-US"/>
        </w:rPr>
        <w:fldChar w:fldCharType="separate"/>
      </w:r>
      <w:r w:rsidR="0025722C" w:rsidRPr="0025722C">
        <w:rPr>
          <w:rFonts w:ascii="Times New Roman" w:hAnsi="Times New Roman" w:cs="Times New Roman"/>
          <w:color w:val="000000"/>
          <w:kern w:val="0"/>
          <w:lang w:val="en-US"/>
        </w:rPr>
        <w:t>(</w:t>
      </w:r>
      <w:r w:rsidR="0025722C" w:rsidRPr="0025722C">
        <w:rPr>
          <w:rFonts w:ascii="Times New Roman" w:hAnsi="Times New Roman" w:cs="Times New Roman"/>
          <w:i/>
          <w:iCs/>
          <w:color w:val="000000"/>
          <w:kern w:val="0"/>
          <w:lang w:val="en-US"/>
        </w:rPr>
        <w:t>Cancer Registry of Norway</w:t>
      </w:r>
      <w:r w:rsidR="0025722C" w:rsidRPr="0025722C">
        <w:rPr>
          <w:rFonts w:ascii="Times New Roman" w:hAnsi="Times New Roman" w:cs="Times New Roman"/>
          <w:color w:val="000000"/>
          <w:kern w:val="0"/>
          <w:lang w:val="en-US"/>
        </w:rPr>
        <w:t>, 2025)</w:t>
      </w:r>
      <w:r w:rsidR="00363A1F">
        <w:rPr>
          <w:rFonts w:ascii="Times New Roman" w:hAnsi="Times New Roman" w:cs="Times New Roman"/>
          <w:color w:val="000000" w:themeColor="text1"/>
          <w:lang w:val="en-US"/>
        </w:rPr>
        <w:fldChar w:fldCharType="end"/>
      </w:r>
      <w:r w:rsidR="00363A1F">
        <w:rPr>
          <w:rFonts w:ascii="Times New Roman" w:hAnsi="Times New Roman" w:cs="Times New Roman"/>
          <w:color w:val="000000" w:themeColor="text1"/>
          <w:lang w:val="en-US"/>
        </w:rPr>
        <w:t xml:space="preserve">. </w:t>
      </w:r>
      <w:r w:rsidR="00CB04A4">
        <w:rPr>
          <w:rFonts w:ascii="Times New Roman" w:hAnsi="Times New Roman" w:cs="Times New Roman"/>
          <w:color w:val="000000" w:themeColor="text1"/>
          <w:lang w:val="en-US"/>
        </w:rPr>
        <w:t xml:space="preserve">The most common cancer types include breast, prostate, lung, and colorectal cancer, reflecting patterns observed in other high-income countries. Over recent decades, </w:t>
      </w:r>
      <w:r w:rsidR="00363A1F">
        <w:rPr>
          <w:rFonts w:ascii="Times New Roman" w:hAnsi="Times New Roman" w:cs="Times New Roman"/>
          <w:color w:val="000000" w:themeColor="text1"/>
          <w:lang w:val="en-US"/>
        </w:rPr>
        <w:t>survival rates</w:t>
      </w:r>
      <w:r w:rsidR="00CB04A4">
        <w:rPr>
          <w:rFonts w:ascii="Times New Roman" w:hAnsi="Times New Roman" w:cs="Times New Roman"/>
          <w:color w:val="000000" w:themeColor="text1"/>
          <w:lang w:val="en-US"/>
        </w:rPr>
        <w:t xml:space="preserve"> have improved substantially due to advances in early detection</w:t>
      </w:r>
      <w:r w:rsidR="00363A1F">
        <w:rPr>
          <w:rFonts w:ascii="Times New Roman" w:hAnsi="Times New Roman" w:cs="Times New Roman"/>
          <w:color w:val="000000" w:themeColor="text1"/>
          <w:lang w:val="en-US"/>
        </w:rPr>
        <w:t>,</w:t>
      </w:r>
      <w:r w:rsidR="00CB04A4">
        <w:rPr>
          <w:rFonts w:ascii="Times New Roman" w:hAnsi="Times New Roman" w:cs="Times New Roman"/>
          <w:color w:val="000000" w:themeColor="text1"/>
          <w:lang w:val="en-US"/>
        </w:rPr>
        <w:t xml:space="preserve"> diagnostic methods, and treatment modalities,</w:t>
      </w:r>
      <w:r w:rsidR="00363A1F">
        <w:rPr>
          <w:rFonts w:ascii="Times New Roman" w:hAnsi="Times New Roman" w:cs="Times New Roman"/>
          <w:color w:val="000000" w:themeColor="text1"/>
          <w:lang w:val="en-US"/>
        </w:rPr>
        <w:t xml:space="preserve"> resulting in a growing population of cancer survivors </w:t>
      </w:r>
      <w:r w:rsidR="00417E5D">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{"citationID":"1jmnL08R","properties":{"formattedCitation":"({\\i{}Cancer Registry of Norway}, 2025)","plainCitation":"(Cancer Registry of Norway, 2025)","noteIndex":0},"citationItems":[{"id":71,"uris":["http://zotero.org/users/15910014/items/L6MJEP6X"],"itemData":{"id":71,"type":"webpage","container-title":"FHI","title":"Cancer Registry of Norway","URL":"https://www.fhi.no/kreft/nokkeltall/tema/om-kreft/","accessed":{"date-parts":[["2025",11,10]]},"issued":{"date-parts":[["2025",5,14]]}}}],"schema":"https://github.com/citation-style-language/schema/raw/master/csl-citation.json"} </w:instrText>
      </w:r>
      <w:r w:rsidR="00417E5D">
        <w:rPr>
          <w:rFonts w:ascii="Times New Roman" w:hAnsi="Times New Roman" w:cs="Times New Roman"/>
          <w:color w:val="000000" w:themeColor="text1"/>
          <w:lang w:val="en-US"/>
        </w:rPr>
        <w:fldChar w:fldCharType="separate"/>
      </w:r>
      <w:r w:rsidR="0025722C" w:rsidRPr="0025722C">
        <w:rPr>
          <w:rFonts w:ascii="Times New Roman" w:hAnsi="Times New Roman" w:cs="Times New Roman"/>
          <w:color w:val="000000"/>
          <w:kern w:val="0"/>
          <w:lang w:val="en-US"/>
        </w:rPr>
        <w:t>(</w:t>
      </w:r>
      <w:r w:rsidR="0025722C" w:rsidRPr="0025722C">
        <w:rPr>
          <w:rFonts w:ascii="Times New Roman" w:hAnsi="Times New Roman" w:cs="Times New Roman"/>
          <w:i/>
          <w:iCs/>
          <w:color w:val="000000"/>
          <w:kern w:val="0"/>
          <w:lang w:val="en-US"/>
        </w:rPr>
        <w:t>Cancer Registry of Norway</w:t>
      </w:r>
      <w:r w:rsidR="0025722C" w:rsidRPr="0025722C">
        <w:rPr>
          <w:rFonts w:ascii="Times New Roman" w:hAnsi="Times New Roman" w:cs="Times New Roman"/>
          <w:color w:val="000000"/>
          <w:kern w:val="0"/>
          <w:lang w:val="en-US"/>
        </w:rPr>
        <w:t>, 2025)</w:t>
      </w:r>
      <w:r w:rsidR="00417E5D">
        <w:rPr>
          <w:rFonts w:ascii="Times New Roman" w:hAnsi="Times New Roman" w:cs="Times New Roman"/>
          <w:color w:val="000000" w:themeColor="text1"/>
          <w:lang w:val="en-US"/>
        </w:rPr>
        <w:fldChar w:fldCharType="end"/>
      </w:r>
      <w:r w:rsidR="00363A1F">
        <w:rPr>
          <w:rFonts w:ascii="Times New Roman" w:hAnsi="Times New Roman" w:cs="Times New Roman"/>
          <w:color w:val="000000" w:themeColor="text1"/>
          <w:lang w:val="en-US"/>
        </w:rPr>
        <w:t>.</w:t>
      </w:r>
    </w:p>
    <w:p w14:paraId="3EDE562D" w14:textId="04BFC785" w:rsidR="00142945" w:rsidRDefault="00417E5D"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Improved survival has led to a steadily increasing population of cancer survivors, shifting cancer from an acute life-threatening disease to a chronic condition for many individuals</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{"citationID":"47wM7CHn","properties":{"formattedCitation":"(Islami et al., 2024)","plainCitation":"(Islami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(Islami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While this represents a major success in oncology, it has also drawn increased attention to the long-term health consequences associated with cancer and its treatment. As survival rates improve, the focus of cancer care has expanded beyond mortality to include long-term morbidity and quality of life. Many cancer survivors experience </w:t>
      </w:r>
      <w:r>
        <w:rPr>
          <w:rFonts w:ascii="Times New Roman" w:hAnsi="Times New Roman" w:cs="Times New Roman"/>
          <w:color w:val="000000" w:themeColor="text1"/>
          <w:lang w:val="en-US"/>
        </w:rPr>
        <w:lastRenderedPageBreak/>
        <w:t xml:space="preserve">persistent physical and psychological symptoms months or even years after treatment completion, including fatigue, reduced physical function, pain, cognitive difficulties, and emotional distress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{"citationID":"8oy5wpBy","properties":{"formattedCitation":"(Islami et al., 2024)","plainCitation":"(Islami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(Islami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These late and long-term effects can substantially impair daily functioning, work ability, and overall well-being, contributing to a considerable ongoing disease burden at both the individual and societal level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{"citationID":"zvIdDJVh","properties":{"formattedCitation":"(Siegel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Consequently, cancer survivorship has emerged as a critical area of public health and clinical research, highlighting the need for effective rehabilitation strategies and supportive interventions aimed at improving long-term outcomes and quality of life among cancer survivors.  </w:t>
      </w:r>
    </w:p>
    <w:p w14:paraId="18F84DA5" w14:textId="33383A4D" w:rsidR="00E90345" w:rsidRDefault="00E90345" w:rsidP="00363A1F">
      <w:pPr>
        <w:pStyle w:val="Overskrift3"/>
        <w:rPr>
          <w:rFonts w:ascii="Times New Roman" w:hAnsi="Times New Roman" w:cs="Times New Roman"/>
          <w:lang w:val="en-US"/>
        </w:rPr>
      </w:pPr>
      <w:bookmarkStart w:id="8" w:name="_Toc223694037"/>
      <w:r w:rsidRPr="00E90345">
        <w:rPr>
          <w:rFonts w:ascii="Times New Roman" w:hAnsi="Times New Roman" w:cs="Times New Roman"/>
          <w:lang w:val="en-US"/>
        </w:rPr>
        <w:t>Etiology</w:t>
      </w:r>
      <w:bookmarkEnd w:id="8"/>
    </w:p>
    <w:p w14:paraId="59DF3120" w14:textId="0480F081" w:rsidR="002C059C" w:rsidRDefault="002C059C" w:rsidP="002C059C">
      <w:pPr>
        <w:rPr>
          <w:rFonts w:ascii="Times New Roman" w:hAnsi="Times New Roman" w:cs="Times New Roman"/>
          <w:lang w:val="en-US"/>
        </w:rPr>
      </w:pPr>
      <w:r>
        <w:rPr>
          <w:rFonts w:ascii="Times New Roman" w:hAnsi="Times New Roman" w:cs="Times New Roman"/>
          <w:lang w:val="en-US"/>
        </w:rPr>
        <w:t>Cancer arises from a complex interplay of genetic, environmental, lifestyle, and stochastic factors. Modifiable lifestyle and environmental exposures, such as tobacco use, alcohol consumption, poor diet, obesity, physical inactivity, and occupational hazards, contribute substantially to global cancer incidence and mortality</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{"citationID":"UC4QW5UA","properties":{"formattedCitation":"(Bray et al., 2024; Tran et al., 2022)","plainCitation":"(Bray et al., 2024; Tran et al.,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Tran et al., 2022)</w:t>
      </w:r>
      <w:r w:rsidR="000A1A83">
        <w:rPr>
          <w:rFonts w:ascii="Times New Roman" w:hAnsi="Times New Roman" w:cs="Times New Roman"/>
          <w:lang w:val="en-US"/>
        </w:rPr>
        <w:fldChar w:fldCharType="end"/>
      </w:r>
      <w:r>
        <w:rPr>
          <w:rFonts w:ascii="Times New Roman" w:hAnsi="Times New Roman" w:cs="Times New Roman"/>
          <w:lang w:val="en-US"/>
        </w:rPr>
        <w:t xml:space="preserve">. Infectious agents, including </w:t>
      </w:r>
      <w:commentRangeStart w:id="9"/>
      <w:r>
        <w:rPr>
          <w:rFonts w:ascii="Times New Roman" w:hAnsi="Times New Roman" w:cs="Times New Roman"/>
          <w:lang w:val="en-US"/>
        </w:rPr>
        <w:t>HPV, HBV, HCV,</w:t>
      </w:r>
      <w:commentRangeEnd w:id="9"/>
      <w:r w:rsidR="00076F38">
        <w:rPr>
          <w:rStyle w:val="Merknadsreferanse"/>
        </w:rPr>
        <w:commentReference w:id="9"/>
      </w:r>
      <w:r>
        <w:rPr>
          <w:rFonts w:ascii="Times New Roman" w:hAnsi="Times New Roman" w:cs="Times New Roman"/>
          <w:lang w:val="en-US"/>
        </w:rPr>
        <w:t xml:space="preserve"> are responsible for a significant proportion of cancers, particularly in low- and middle-income countries, many of which are preventable through vaccination or treatment</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{"citationID":"A9hShT75","properties":{"formattedCitation":"(Bray et al., 2024; Tran et al., 2022)","plainCitation":"(Bray et al., 2024; Tran et al.,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Tran et al., 2022)</w:t>
      </w:r>
      <w:r w:rsidR="000A1A83">
        <w:rPr>
          <w:rFonts w:ascii="Times New Roman" w:hAnsi="Times New Roman" w:cs="Times New Roman"/>
          <w:lang w:val="en-US"/>
        </w:rPr>
        <w:fldChar w:fldCharType="end"/>
      </w:r>
      <w:r w:rsidR="000A1A83">
        <w:rPr>
          <w:rFonts w:ascii="Times New Roman" w:hAnsi="Times New Roman" w:cs="Times New Roman"/>
          <w:lang w:val="en-US"/>
        </w:rPr>
        <w:t>.</w:t>
      </w:r>
    </w:p>
    <w:p w14:paraId="11858B0D" w14:textId="52B76E5D" w:rsidR="002C059C" w:rsidRDefault="002C059C" w:rsidP="002C059C">
      <w:pPr>
        <w:rPr>
          <w:rFonts w:ascii="Times New Roman" w:hAnsi="Times New Roman" w:cs="Times New Roman"/>
          <w:lang w:val="en-US"/>
        </w:rPr>
      </w:pPr>
      <w:r>
        <w:rPr>
          <w:rFonts w:ascii="Times New Roman" w:hAnsi="Times New Roman" w:cs="Times New Roman"/>
          <w:lang w:val="en-US"/>
        </w:rPr>
        <w:t>Reproductive and hormonal factors influence cancers such as breast cancer, with early menarche, late menopause</w:t>
      </w:r>
      <w:r w:rsidR="00F303D1">
        <w:rPr>
          <w:rFonts w:ascii="Times New Roman" w:hAnsi="Times New Roman" w:cs="Times New Roman"/>
          <w:lang w:val="en-US"/>
        </w:rPr>
        <w:t xml:space="preserve"> and </w:t>
      </w:r>
      <w:r>
        <w:rPr>
          <w:rFonts w:ascii="Times New Roman" w:hAnsi="Times New Roman" w:cs="Times New Roman"/>
          <w:lang w:val="en-US"/>
        </w:rPr>
        <w:t>low parity</w:t>
      </w:r>
      <w:r w:rsidR="00F303D1">
        <w:rPr>
          <w:rFonts w:ascii="Times New Roman" w:hAnsi="Times New Roman" w:cs="Times New Roman"/>
          <w:lang w:val="en-US"/>
        </w:rPr>
        <w:t xml:space="preserve"> being established risk factors</w:t>
      </w:r>
      <w:r>
        <w:rPr>
          <w:rFonts w:ascii="Times New Roman" w:hAnsi="Times New Roman" w:cs="Times New Roman"/>
          <w:lang w:val="en-US"/>
        </w:rPr>
        <w:t>,</w:t>
      </w:r>
      <w:r w:rsidR="00F303D1">
        <w:rPr>
          <w:rFonts w:ascii="Times New Roman" w:hAnsi="Times New Roman" w:cs="Times New Roman"/>
          <w:lang w:val="en-US"/>
        </w:rPr>
        <w:t xml:space="preserve"> while the association between exogeneous hormone use and cancer risk varies by hormone type</w:t>
      </w:r>
      <w:r>
        <w:rPr>
          <w:rFonts w:ascii="Times New Roman" w:hAnsi="Times New Roman" w:cs="Times New Roman"/>
          <w:lang w:val="en-US"/>
        </w:rPr>
        <w:t xml:space="preserve"> and</w:t>
      </w:r>
      <w:r w:rsidR="00F303D1">
        <w:rPr>
          <w:rFonts w:ascii="Times New Roman" w:hAnsi="Times New Roman" w:cs="Times New Roman"/>
          <w:lang w:val="en-US"/>
        </w:rPr>
        <w:t xml:space="preserve"> cancer subtype</w:t>
      </w:r>
      <w:r w:rsidR="000A1A83" w:rsidRPr="0025722C">
        <w:rPr>
          <w:rFonts w:ascii="Times New Roman" w:hAnsi="Times New Roman" w:cs="Times New Roman"/>
          <w:color w:val="EE0000"/>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{"citationID":"FSGgtIjX","properties":{"formattedCitation":"(Bray et al., 2024)","plainCitation":"(Bray et al., 2024)","noteIndex":0},"citationItems":[{"id":73,"uris":["http://zotero.org/users/15910014/items/THC33JFT"],"itemData":{"id":73,"type":"article-journal","abstract":"Abstract\n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w:t>
      </w:r>
      <w:r w:rsidR="000A1A83">
        <w:rPr>
          <w:rFonts w:ascii="Times New Roman" w:hAnsi="Times New Roman" w:cs="Times New Roman"/>
          <w:lang w:val="en-US"/>
        </w:rPr>
        <w:fldChar w:fldCharType="end"/>
      </w:r>
      <w:r>
        <w:rPr>
          <w:rFonts w:ascii="Times New Roman" w:hAnsi="Times New Roman" w:cs="Times New Roman"/>
          <w:lang w:val="en-US"/>
        </w:rPr>
        <w:t xml:space="preserve">. Age and hereditary genetics also contribute, with specific mutations </w:t>
      </w:r>
      <w:r w:rsidR="00F0265B">
        <w:rPr>
          <w:rFonts w:ascii="Times New Roman" w:hAnsi="Times New Roman" w:cs="Times New Roman"/>
          <w:lang w:val="en-US"/>
        </w:rPr>
        <w:t>explaining</w:t>
      </w:r>
      <w:r>
        <w:rPr>
          <w:rFonts w:ascii="Times New Roman" w:hAnsi="Times New Roman" w:cs="Times New Roman"/>
          <w:lang w:val="en-US"/>
        </w:rPr>
        <w:t xml:space="preserve"> a minority of cancers, while ionizing radiation is a well-established non-modifiable factor for certain tumors</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{"citationID":"7pJWGOoz","properties":{"formattedCitation":"(Bray et al., 2024; Tomasetti &amp; Vogelstein, 2015)","plainCitation":"(Bray et al., 2024; Tomasetti &amp; Vogelstein, 2015)","noteIndex":0},"citationItems":[{"id":73,"uris":["http://zotero.org/users/15910014/items/THC33JFT"],"itemData":{"id":73,"type":"article-journal","abstract":"Abstract\n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L."},{"family":"Soerjomataram","given":"Isabelle"},{"family":"Jemal","given":"Ahmedin"}],"issued":{"date-parts":[["2024",5]]}}},{"id":75,"uris":["http://zotero.org/users/15910014/items/787LJ655"],"itemData":{"id":75,"type":"article-journal","abstract":"Crunching the numbers to explain cancer\n            Why do some tissues give rise to cancer in humans a million times more frequently than others? Tomasetti and Vogelstein conclude that these differences can be explained by the number of stem cell divisions. By plotting the lifetime incidence of various cancers against the estimated number of normal stem cell divisions in the corresponding tissues over a lifetime, they found a strong correlation extending over five orders of magnitude. This suggests that random errors occurring during DNA replication in normal stem cells are a major contributing factor in cancer development. Remarkably, this “bad luck” component explains a far greater number of cancers than do hereditary and environmental factors.\n            \n              Science\n              , this issue p.\n              78\n            \n          , \n            Errors arising by chance during normal stem cell division explain more cancers than do hereditary or environmental factors.\n          , \n            Some tissue types give rise to human cancers millions of times more often than other tissue types. Although this has been recognized for more than a century, it has never been explained. Here, we show that the lifetime risk of cancers of many different types is strongly correlated (0.81) with the total number of divisions of the normal self-renewing cells maintaining that tissue’s homeostasis. These results suggest that only a third of the variation in cancer risk among tissues is attributable to environmental factors or inherited predispositions. The majority is due to “bad luck,” that is, random mutations arising during DNA replication in normal, noncancerous stem cells. This is important not only for understanding the disease but also for designing strategies to limit the mortality it causes.","container-title":"Science","DOI":"10.1126/science.1260825","ISSN":"0036-8075, 1095-9203","issue":"6217","journalAbbreviation":"Science","language":"en","license":"http://www.sciencemag.org/about/science-licenses-journal-article-reuse","page":"78-81","source":"DOI.org (Crossref)","title":"Variation in cancer risk among tissues can be explained by the number of stem cell divisions","volume":"347","author":[{"family":"Tomasetti","given":"Cristian"},{"family":"Vogelstein","given":"Bert"}],"issued":{"date-parts":[["2015",1,2]]}}}],"schema":"https://github.com/citation-style-language/schema/raw/master/csl-citation.json"}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Tomasetti &amp; Vogelstein, 2015)</w:t>
      </w:r>
      <w:r w:rsidR="000A1A83">
        <w:rPr>
          <w:rFonts w:ascii="Times New Roman" w:hAnsi="Times New Roman" w:cs="Times New Roman"/>
          <w:lang w:val="en-US"/>
        </w:rPr>
        <w:fldChar w:fldCharType="end"/>
      </w:r>
      <w:r>
        <w:rPr>
          <w:rFonts w:ascii="Times New Roman" w:hAnsi="Times New Roman" w:cs="Times New Roman"/>
          <w:lang w:val="en-US"/>
        </w:rPr>
        <w:t xml:space="preserve">. </w:t>
      </w:r>
    </w:p>
    <w:p w14:paraId="4093CA86" w14:textId="505BF9A8" w:rsidR="002C059C" w:rsidRDefault="002C059C" w:rsidP="002C059C">
      <w:pPr>
        <w:rPr>
          <w:rFonts w:ascii="Times New Roman" w:hAnsi="Times New Roman" w:cs="Times New Roman"/>
          <w:lang w:val="en-US"/>
        </w:rPr>
      </w:pPr>
      <w:r>
        <w:rPr>
          <w:rFonts w:ascii="Times New Roman" w:hAnsi="Times New Roman" w:cs="Times New Roman"/>
          <w:lang w:val="en-US"/>
        </w:rPr>
        <w:t>Beyond deterministic factors, stochastic errors during DNA replication in stem cells explain much of the variation in cancer risk across tissues. Tomasetti and Vogelstein (2015) found that random mutations account for roughly two-thirds of tissue-specific cancer risk, distinguishing between replicative (R) tumors, driven mainly by “bad luck”, and overall deterministic (D) tumors, more strongly influenced by environmental or hereditary factors. Overall, nearly half of cancer deaths globally are linked to preventable risk factors, while the remaining is largely due to aging, genetics, and stochastic biological processes</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{"citationID":"wTtgrNOm","properties":{"formattedCitation":"(Tran et al., 2022)","plainCitation":"(Tran et al., 2022)","noteIndex":0},"citationItems":[{"id":77,"uris":["http://zotero.org/users/15910014/items/HBV6ZAHZ"],"itemData":{"id":77,"type":"article-journal","container-title":"The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(Tran et al., 2022)</w:t>
      </w:r>
      <w:r w:rsidR="000A1A83">
        <w:rPr>
          <w:rFonts w:ascii="Times New Roman" w:hAnsi="Times New Roman" w:cs="Times New Roman"/>
          <w:lang w:val="en-US"/>
        </w:rPr>
        <w:fldChar w:fldCharType="end"/>
      </w:r>
      <w:r>
        <w:rPr>
          <w:rFonts w:ascii="Times New Roman" w:hAnsi="Times New Roman" w:cs="Times New Roman"/>
          <w:lang w:val="en-US"/>
        </w:rPr>
        <w:t xml:space="preserve">. </w:t>
      </w:r>
    </w:p>
    <w:p w14:paraId="196C9E37" w14:textId="480458DC" w:rsidR="00142945" w:rsidRDefault="00E90345" w:rsidP="00E90345">
      <w:pPr>
        <w:pStyle w:val="Overskrift3"/>
        <w:rPr>
          <w:rFonts w:ascii="Times New Roman" w:hAnsi="Times New Roman" w:cs="Times New Roman"/>
          <w:lang w:val="en-US"/>
        </w:rPr>
      </w:pPr>
      <w:bookmarkStart w:id="10" w:name="_Toc223694038"/>
      <w:r w:rsidRPr="00E90345">
        <w:rPr>
          <w:rFonts w:ascii="Times New Roman" w:hAnsi="Times New Roman" w:cs="Times New Roman"/>
          <w:lang w:val="en-US"/>
        </w:rPr>
        <w:t>“</w:t>
      </w:r>
      <w:commentRangeStart w:id="11"/>
      <w:r w:rsidRPr="00E90345">
        <w:rPr>
          <w:rFonts w:ascii="Times New Roman" w:hAnsi="Times New Roman" w:cs="Times New Roman"/>
          <w:lang w:val="en-US"/>
        </w:rPr>
        <w:t>Hallmarks of cancer”</w:t>
      </w:r>
      <w:bookmarkEnd w:id="10"/>
      <w:commentRangeEnd w:id="11"/>
      <w:r w:rsidR="006353AD">
        <w:rPr>
          <w:rStyle w:val="Merknadsreferanse"/>
          <w:rFonts w:eastAsiaTheme="minorHAnsi" w:cstheme="minorBidi"/>
          <w:color w:val="auto"/>
        </w:rPr>
        <w:commentReference w:id="11"/>
      </w:r>
    </w:p>
    <w:p w14:paraId="2C87FD1C" w14:textId="77777777" w:rsidR="00EE3C6B" w:rsidRDefault="00C072EF" w:rsidP="00DC78C8">
      <w:pPr>
        <w:rPr>
          <w:rFonts w:ascii="Times New Roman" w:hAnsi="Times New Roman" w:cs="Times New Roman"/>
          <w:color w:val="000000" w:themeColor="text1"/>
          <w:lang w:val="en-US"/>
        </w:rPr>
      </w:pPr>
      <w:r w:rsidRPr="00C072EF">
        <w:rPr>
          <w:rFonts w:ascii="Times New Roman" w:hAnsi="Times New Roman" w:cs="Times New Roman"/>
          <w:color w:val="000000" w:themeColor="text1"/>
          <w:lang w:val="en-US"/>
        </w:rPr>
        <w:t>The</w:t>
      </w:r>
      <w:r>
        <w:rPr>
          <w:rFonts w:ascii="Times New Roman" w:hAnsi="Times New Roman" w:cs="Times New Roman"/>
          <w:color w:val="000000" w:themeColor="text1"/>
          <w:lang w:val="en-US"/>
        </w:rPr>
        <w:t xml:space="preserve"> concept of the</w:t>
      </w:r>
      <w:r w:rsidR="00EE3C6B">
        <w:rPr>
          <w:rFonts w:ascii="Times New Roman" w:hAnsi="Times New Roman" w:cs="Times New Roman"/>
          <w:color w:val="000000" w:themeColor="text1"/>
          <w:lang w:val="en-US"/>
        </w:rPr>
        <w:t xml:space="preserve"> “hallmarks of cancer” was introduced to provide a unifying framework for understanding the biological capabilities acquired during tumor development. In their seminal work, Hanahan and Weinberg (2000) proposed six core hallmarks that distinguish cancer cells from normal cells: sustained proliferative signaling, evasion of growth suppressors, resistance to cell death, enabling replicative immortality, induction of angiogenesis, and activation of invasion and metastasis. Together, these hallmarks describe how cancer cells acquire the ability to grow uncontrollably, survive under adverse conditions, and spread to distant tissues. </w:t>
      </w:r>
    </w:p>
    <w:p w14:paraId="5CFE46F5" w14:textId="685B18FF" w:rsidR="00DC78C8" w:rsidRDefault="00EE3C6B" w:rsidP="00DC78C8">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Building on advances in cancer biology, the </w:t>
      </w:r>
      <w:r w:rsidR="00F0265B">
        <w:rPr>
          <w:rFonts w:ascii="Times New Roman" w:hAnsi="Times New Roman" w:cs="Times New Roman"/>
          <w:color w:val="000000" w:themeColor="text1"/>
          <w:lang w:val="en-US"/>
        </w:rPr>
        <w:t>framework</w:t>
      </w:r>
      <w:r>
        <w:rPr>
          <w:rFonts w:ascii="Times New Roman" w:hAnsi="Times New Roman" w:cs="Times New Roman"/>
          <w:color w:val="000000" w:themeColor="text1"/>
          <w:lang w:val="en-US"/>
        </w:rPr>
        <w:t xml:space="preserve"> was expanded in 2011 to include emerging hallmarks, deregulating cellular energetics and avoiding immune destruction, </w:t>
      </w:r>
      <w:r>
        <w:rPr>
          <w:rFonts w:ascii="Times New Roman" w:hAnsi="Times New Roman" w:cs="Times New Roman"/>
          <w:color w:val="000000" w:themeColor="text1"/>
          <w:lang w:val="en-US"/>
        </w:rPr>
        <w:lastRenderedPageBreak/>
        <w:t xml:space="preserve">reflecting the importance of altered metabolism and immune evasion in tumor progression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{"citationID":"KckxQXoi","properties":{"formattedCitation":"(Hanahan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(Hanahan &amp; Weinberg, 2011)</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In addition, two enabling characteristics were identified: genome instability and mutation, which accelerate the acquisition of cancerous traits, and tumor-promoting inflammation, which fosters multiple hallmarks by supplying growth factors, survival signals, and pro-angiogenic mediators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{"citationID":"0Poqn4gu","properties":{"formattedCitation":"(Hanahan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(Hanahan &amp; Weinberg, 2011)</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This expanded model emphasized that cancer is not solely a disease of malignant cells but also involves dynamic interactions with the surrounding tumor </w:t>
      </w:r>
      <w:commentRangeStart w:id="12"/>
      <w:r>
        <w:rPr>
          <w:rFonts w:ascii="Times New Roman" w:hAnsi="Times New Roman" w:cs="Times New Roman"/>
          <w:color w:val="000000" w:themeColor="text1"/>
          <w:lang w:val="en-US"/>
        </w:rPr>
        <w:t>microenvironment</w:t>
      </w:r>
      <w:commentRangeEnd w:id="12"/>
      <w:r w:rsidR="008318DA">
        <w:rPr>
          <w:rStyle w:val="Merknadsreferanse"/>
        </w:rPr>
        <w:commentReference w:id="12"/>
      </w:r>
      <w:r>
        <w:rPr>
          <w:rFonts w:ascii="Times New Roman" w:hAnsi="Times New Roman" w:cs="Times New Roman"/>
          <w:color w:val="000000" w:themeColor="text1"/>
          <w:lang w:val="en-US"/>
        </w:rPr>
        <w:t xml:space="preserve">. </w:t>
      </w:r>
    </w:p>
    <w:p w14:paraId="006DEBF0" w14:textId="7322E882" w:rsidR="00EE3C6B" w:rsidRPr="00C072EF" w:rsidRDefault="00EE3C6B" w:rsidP="00DC78C8">
      <w:pPr>
        <w:rPr>
          <w:rFonts w:ascii="Times New Roman" w:hAnsi="Times New Roman" w:cs="Times New Roman"/>
          <w:color w:val="000000" w:themeColor="text1"/>
          <w:lang w:val="en-US"/>
        </w:rPr>
      </w:pPr>
      <w:r>
        <w:rPr>
          <w:rFonts w:ascii="Times New Roman" w:hAnsi="Times New Roman" w:cs="Times New Roman"/>
          <w:color w:val="000000" w:themeColor="text1"/>
          <w:lang w:val="en-US"/>
        </w:rPr>
        <w:t>More recently, Hanahan (2022) further refined the hallmarks framework by incorporating new biological dimensions that reflect continued progress in the field. These include phenotypic plasticity, which allows cancer cells to reversibly change identity and adapt to environmental pressures</w:t>
      </w:r>
      <w:r w:rsidR="00261C21">
        <w:rPr>
          <w:rFonts w:ascii="Times New Roman" w:hAnsi="Times New Roman" w:cs="Times New Roman"/>
          <w:color w:val="000000" w:themeColor="text1"/>
          <w:lang w:val="en-US"/>
        </w:rPr>
        <w:t xml:space="preserve">; non-mutational epigenetic reprogramming, which contributes to tumor heterogeneity and therapy resistance; and the influence of polymorphic microbiomes on cancer development and progression. Additional emerging dimensions include the role of senescent cells in shaping the tumor microenvironment and the reprogramming of cellular metabolism beyond glucose dependence </w:t>
      </w:r>
      <w:r w:rsidR="00261C21">
        <w:rPr>
          <w:rFonts w:ascii="Times New Roman" w:hAnsi="Times New Roman" w:cs="Times New Roman"/>
          <w:color w:val="000000" w:themeColor="text1"/>
          <w:lang w:val="en-US"/>
        </w:rPr>
        <w:fldChar w:fldCharType="begin"/>
      </w:r>
      <w:r w:rsidR="00261C21">
        <w:rPr>
          <w:rFonts w:ascii="Times New Roman" w:hAnsi="Times New Roman" w:cs="Times New Roman"/>
          <w:color w:val="000000" w:themeColor="text1"/>
          <w:lang w:val="en-US"/>
        </w:rPr>
        <w:instrText xml:space="preserve"> ADDIN ZOTERO_ITEM CSL_CITATION {"citationID":"UcAS6LeD","properties":{"formattedCitation":"(Hanahan, 2022)","plainCitation":"(Hanahan, 2022)","noteIndex":0},"citationItems":[{"id":79,"uris":["http://zotero.org/users/15910014/items/PZW24NII"],"itemData":{"id":79,"type":"article-journal","abstract":"Abstract\n            \n              \n              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microenvironment.\n            \n            \n              Significance:\n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medicine.","container-title":"Cancer Discovery","DOI":"10.1158/2159-8290.CD-21-1059","ISSN":"2159-8274, 2159-8290","issue":"1","language":"en","page":"31-46","source":"DOI.org (Crossref)","title":"Hallmarks of Cancer: New Dimensions","title-short":"Hallmarks of Cancer","volume":"12","author":[{"family":"Hanahan","given":"Douglas"}],"issued":{"date-parts":[["2022",1,1]]}}}],"schema":"https://github.com/citation-style-language/schema/raw/master/csl-citation.json"} </w:instrText>
      </w:r>
      <w:r w:rsidR="00261C21">
        <w:rPr>
          <w:rFonts w:ascii="Times New Roman" w:hAnsi="Times New Roman" w:cs="Times New Roman"/>
          <w:color w:val="000000" w:themeColor="text1"/>
          <w:lang w:val="en-US"/>
        </w:rPr>
        <w:fldChar w:fldCharType="separate"/>
      </w:r>
      <w:r w:rsidR="00261C21">
        <w:rPr>
          <w:rFonts w:ascii="Times New Roman" w:hAnsi="Times New Roman" w:cs="Times New Roman"/>
          <w:noProof/>
          <w:color w:val="000000" w:themeColor="text1"/>
          <w:lang w:val="en-US"/>
        </w:rPr>
        <w:t>(Hanahan, 2022)</w:t>
      </w:r>
      <w:r w:rsidR="00261C21">
        <w:rPr>
          <w:rFonts w:ascii="Times New Roman" w:hAnsi="Times New Roman" w:cs="Times New Roman"/>
          <w:color w:val="000000" w:themeColor="text1"/>
          <w:lang w:val="en-US"/>
        </w:rPr>
        <w:fldChar w:fldCharType="end"/>
      </w:r>
      <w:r w:rsidR="00261C21">
        <w:rPr>
          <w:rFonts w:ascii="Times New Roman" w:hAnsi="Times New Roman" w:cs="Times New Roman"/>
          <w:color w:val="000000" w:themeColor="text1"/>
          <w:lang w:val="en-US"/>
        </w:rPr>
        <w:t xml:space="preserve">. Collectively, these updates underscore the complexity and adaptability of cancer as a disease and reinforce the hallmarks framework as a foundational model for understanding tumor biology, guiding therapeutic strategies, and identifying targets for cancer </w:t>
      </w:r>
      <w:commentRangeStart w:id="13"/>
      <w:r w:rsidR="00261C21">
        <w:rPr>
          <w:rFonts w:ascii="Times New Roman" w:hAnsi="Times New Roman" w:cs="Times New Roman"/>
          <w:color w:val="000000" w:themeColor="text1"/>
          <w:lang w:val="en-US"/>
        </w:rPr>
        <w:t>treatment</w:t>
      </w:r>
      <w:commentRangeEnd w:id="13"/>
      <w:r w:rsidR="00B06EF6">
        <w:rPr>
          <w:rStyle w:val="Merknadsreferanse"/>
        </w:rPr>
        <w:commentReference w:id="13"/>
      </w:r>
      <w:r w:rsidR="00261C21">
        <w:rPr>
          <w:rFonts w:ascii="Times New Roman" w:hAnsi="Times New Roman" w:cs="Times New Roman"/>
          <w:color w:val="000000" w:themeColor="text1"/>
          <w:lang w:val="en-US"/>
        </w:rPr>
        <w:t xml:space="preserve">. </w:t>
      </w:r>
    </w:p>
    <w:p w14:paraId="2E58E4FB" w14:textId="354EEA56" w:rsidR="00E90345" w:rsidRDefault="00E90345" w:rsidP="00E90345">
      <w:pPr>
        <w:pStyle w:val="Overskrift3"/>
        <w:rPr>
          <w:rFonts w:ascii="Times New Roman" w:hAnsi="Times New Roman" w:cs="Times New Roman"/>
          <w:lang w:val="en-US"/>
        </w:rPr>
      </w:pPr>
      <w:bookmarkStart w:id="14" w:name="_Toc223694039"/>
      <w:r w:rsidRPr="00E90345">
        <w:rPr>
          <w:rFonts w:ascii="Times New Roman" w:hAnsi="Times New Roman" w:cs="Times New Roman"/>
          <w:lang w:val="en-US"/>
        </w:rPr>
        <w:t>Treatment, late effects and consequences</w:t>
      </w:r>
      <w:bookmarkEnd w:id="14"/>
      <w:r w:rsidRPr="00E90345">
        <w:rPr>
          <w:rFonts w:ascii="Times New Roman" w:hAnsi="Times New Roman" w:cs="Times New Roman"/>
          <w:lang w:val="en-US"/>
        </w:rPr>
        <w:t xml:space="preserve"> </w:t>
      </w:r>
    </w:p>
    <w:p w14:paraId="2A7EC421" w14:textId="5690B6D5" w:rsidR="00F0265B" w:rsidRDefault="00DA4584"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Cancer treatment encompasses a wide range of medical interventions aimed at eradicating or controlling malignant disease, including surgery, chemotherapy, endocrine therapy, and increasingly targeted and immunotherapeutic approaches. While advances in diagnostic techniques and therapeutic modalities have significantly improved survival for many cancer patients, the intensity and multimodality nature of these treatments also give rise to a spectrum of adverse effects that can persist long after the completion of therapy</w:t>
      </w:r>
      <w:r w:rsidR="002F66C0">
        <w:rPr>
          <w:rFonts w:ascii="Times New Roman" w:hAnsi="Times New Roman" w:cs="Times New Roman"/>
          <w:color w:val="000000" w:themeColor="text1"/>
          <w:lang w:val="en-US"/>
        </w:rPr>
        <w:t xml:space="preserve"> </w:t>
      </w:r>
      <w:r w:rsidR="002F66C0">
        <w:rPr>
          <w:rFonts w:ascii="Times New Roman" w:hAnsi="Times New Roman" w:cs="Times New Roman"/>
          <w:color w:val="000000" w:themeColor="text1"/>
          <w:lang w:val="en-US"/>
        </w:rPr>
        <w:fldChar w:fldCharType="begin"/>
      </w:r>
      <w:r w:rsidR="002F66C0">
        <w:rPr>
          <w:rFonts w:ascii="Times New Roman" w:hAnsi="Times New Roman" w:cs="Times New Roman"/>
          <w:color w:val="000000" w:themeColor="text1"/>
          <w:lang w:val="en-US"/>
        </w:rPr>
        <w:instrText xml:space="preserve"> ADDIN ZOTERO_ITEM CSL_CITATION {"citationID":"V6FWgfFX","properties":{"formattedCitation":"(Helsedirektoratet, 2020)","plainCitation":"(Helsedirektoratet, 2020)","noteIndex":0},"citationItems":[{"id":142,"uris":["http://zotero.org/users/15910014/items/6SAFI9AL"],"itemData":{"id":142,"type":"article-journal","language":"no","source":"Zotero","title":"Seneffekter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2F66C0">
        <w:rPr>
          <w:rFonts w:ascii="Times New Roman" w:hAnsi="Times New Roman" w:cs="Times New Roman"/>
          <w:noProof/>
          <w:color w:val="000000" w:themeColor="text1"/>
          <w:lang w:val="en-US"/>
        </w:rPr>
        <w:t>(Helsedirektoratet,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These impacts may manifest during treatment and endure over time (long-term effects) or appear many years later (late effects), affecting survivors’ physical, psychological, and social functioning.  </w:t>
      </w:r>
    </w:p>
    <w:p w14:paraId="6731F54E" w14:textId="0CC5A044" w:rsidR="00DA4584" w:rsidRDefault="00AC0BDE"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Late and long-term effects of cancer and its treatment are increasingly recognized as a critical dimension of cancer survivorship. In Norway, national guidelines define late effects as health problems that either persist more than a year after the end of treatment or present after this period and are likely related to the cancer or its treatment </w:t>
      </w:r>
      <w:r w:rsidR="002F66C0">
        <w:rPr>
          <w:rFonts w:ascii="Times New Roman" w:hAnsi="Times New Roman" w:cs="Times New Roman"/>
          <w:color w:val="000000" w:themeColor="text1"/>
          <w:lang w:val="en-US"/>
        </w:rPr>
        <w:fldChar w:fldCharType="begin"/>
      </w:r>
      <w:r w:rsidR="009A5C21">
        <w:rPr>
          <w:rFonts w:ascii="Times New Roman" w:hAnsi="Times New Roman" w:cs="Times New Roman"/>
          <w:color w:val="000000" w:themeColor="text1"/>
          <w:lang w:val="en-US"/>
        </w:rPr>
        <w:instrText xml:space="preserve"> ADDIN ZOTERO_ITEM CSL_CITATION {"citationID":"AEB2h5ZO","properties":{"formattedCitation":"(Helsedirektoratet, 2020)","plainCitation":"(Helsedirektoratet, 2020)","noteIndex":0},"citationItems":[{"id":142,"uris":["http://zotero.org/users/15910014/items/6SAFI9AL"],"itemData":{"id":142,"type":"article-journal","language":"no","source":"Zotero","title":"Seneffekter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9A5C21">
        <w:rPr>
          <w:rFonts w:ascii="Times New Roman" w:hAnsi="Times New Roman" w:cs="Times New Roman"/>
          <w:noProof/>
          <w:color w:val="000000" w:themeColor="text1"/>
          <w:lang w:val="en-US"/>
        </w:rPr>
        <w:t>(Helsedirektoratet,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Common late and long-term effects reported by survivors include fatigue, sleep disturbance, hot flashes, neuropathy pain, and cognitive difficulties, reflecting the broad and heterogeneous impact cancer therapies on multiple organ systems </w:t>
      </w:r>
      <w:r w:rsidR="002F66C0">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{"citationID":"09jPANdl","properties":{"formattedCitation":"(Campbell et al., 2019a; Helsedirektoratet, 2020)","plainCitation":"(Campbell et al., 2019a; Helsedirektoratet, 2020)","noteIndex":0},"citationItems":[{"id":147,"uris":["http://zotero.org/users/15910014/items/W3NKXYIY"],"itemData":{"id":147,"type":"article-journal","abstract":"ABSTRACT\n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0C103F">
        <w:rPr>
          <w:rFonts w:ascii="Times New Roman" w:hAnsi="Times New Roman" w:cs="Times New Roman"/>
          <w:noProof/>
          <w:color w:val="000000" w:themeColor="text1"/>
          <w:lang w:val="en-US"/>
        </w:rPr>
        <w:t>(Campbell et al., 2019a; 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These problems may arise from direct tissue damage caused by surgery or radiation, systemic toxicity from cytotoxic agents, hormonal imbalances, or indirect consequences of treatment-induced physiological stress</w:t>
      </w:r>
      <w:r w:rsidR="002F66C0">
        <w:rPr>
          <w:rFonts w:ascii="Times New Roman" w:hAnsi="Times New Roman" w:cs="Times New Roman"/>
          <w:color w:val="000000" w:themeColor="text1"/>
          <w:lang w:val="en-US"/>
        </w:rPr>
        <w:t xml:space="preserve"> </w:t>
      </w:r>
      <w:r w:rsidR="002F66C0">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{"citationID":"XwsFMaB2","properties":{"formattedCitation":"(Campbell et al., 2019a; Helsedirektoratet, 2020)","plainCitation":"(Campbell et al., 2019a; Helsedirektoratet, 2020)","noteIndex":0},"citationItems":[{"id":147,"uris":["http://zotero.org/users/15910014/items/W3NKXYIY"],"itemData":{"id":147,"type":"article-journal","abstract":"ABSTRACT\n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0C103F">
        <w:rPr>
          <w:rFonts w:ascii="Times New Roman" w:hAnsi="Times New Roman" w:cs="Times New Roman"/>
          <w:noProof/>
          <w:color w:val="000000" w:themeColor="text1"/>
          <w:lang w:val="en-US"/>
        </w:rPr>
        <w:t>(Campbell et al., 2019a; 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488113F2" w14:textId="7AB53DF2" w:rsidR="00AC0BDE" w:rsidRDefault="002E783F"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Beyond long-term physical consequences, many cancer survivors also experience</w:t>
      </w:r>
      <w:r w:rsidR="00AC0BDE">
        <w:rPr>
          <w:rFonts w:ascii="Times New Roman" w:hAnsi="Times New Roman" w:cs="Times New Roman"/>
          <w:color w:val="000000" w:themeColor="text1"/>
          <w:lang w:val="en-US"/>
        </w:rPr>
        <w:t xml:space="preserve"> psychosocial and functional impairments. Many individuals experience limitations in mobility, daily activities, and participation in work and social life, underscoring the </w:t>
      </w:r>
      <w:r w:rsidR="00AC0BDE">
        <w:rPr>
          <w:rFonts w:ascii="Times New Roman" w:hAnsi="Times New Roman" w:cs="Times New Roman"/>
          <w:color w:val="000000" w:themeColor="text1"/>
          <w:lang w:val="en-US"/>
        </w:rPr>
        <w:lastRenderedPageBreak/>
        <w:t xml:space="preserve">multifaceted nature of treatment consequences </w:t>
      </w:r>
      <w:r w:rsidR="00AC0BDE">
        <w:rPr>
          <w:rFonts w:ascii="Times New Roman" w:hAnsi="Times New Roman" w:cs="Times New Roman"/>
          <w:color w:val="000000" w:themeColor="text1"/>
          <w:lang w:val="en-US"/>
        </w:rPr>
        <w:fldChar w:fldCharType="begin"/>
      </w:r>
      <w:r w:rsidR="00AC0BDE">
        <w:rPr>
          <w:rFonts w:ascii="Times New Roman" w:hAnsi="Times New Roman" w:cs="Times New Roman"/>
          <w:color w:val="000000" w:themeColor="text1"/>
          <w:lang w:val="en-US"/>
        </w:rPr>
        <w:instrText xml:space="preserve"> ADDIN ZOTERO_ITEM CSL_CITATION {"citationID":"hSLh7zzX","properties":{"formattedCitation":"(Cheville et al., 2009)","plainCitation":"(Cheville et al., 2009)","noteIndex":0},"citationItems":[{"id":88,"uris":["http://zotero.org/users/15910014/items/IG9LVTK5"],"itemData":{"id":88,"type":"article-journal","container-title":"Supportive Care in Cancer","DOI":"10.1007/s00520-008-0461-x","ISSN":"0941-4355, 1433-7339","issue":"1","journalAbbreviation":"Support Care Cancer","language":"en","license":"http://www.springer.com/tdm","page":"61-67","source":"DOI.org (Crossref)","title":"The detection and treatment of cancer-related functional problems in an outpatient setting","volume":"17","author":[{"family":"Cheville","given":"A. L."},{"family":"Beck","given":"L. A."},{"family":"Petersen","given":"T. L."},{"family":"Marks","given":"R. S."},{"family":"Gamble","given":"G. L."}],"issued":{"date-parts":[["2009",1]]}}}],"schema":"https://github.com/citation-style-language/schema/raw/master/csl-citation.json"} </w:instrText>
      </w:r>
      <w:r w:rsidR="00AC0BDE">
        <w:rPr>
          <w:rFonts w:ascii="Times New Roman" w:hAnsi="Times New Roman" w:cs="Times New Roman"/>
          <w:color w:val="000000" w:themeColor="text1"/>
          <w:lang w:val="en-US"/>
        </w:rPr>
        <w:fldChar w:fldCharType="separate"/>
      </w:r>
      <w:r w:rsidR="00AC0BDE">
        <w:rPr>
          <w:rFonts w:ascii="Times New Roman" w:hAnsi="Times New Roman" w:cs="Times New Roman"/>
          <w:noProof/>
          <w:color w:val="000000" w:themeColor="text1"/>
          <w:lang w:val="en-US"/>
        </w:rPr>
        <w:t>(Cheville et al., 2009)</w:t>
      </w:r>
      <w:r w:rsidR="00AC0BDE">
        <w:rPr>
          <w:rFonts w:ascii="Times New Roman" w:hAnsi="Times New Roman" w:cs="Times New Roman"/>
          <w:color w:val="000000" w:themeColor="text1"/>
          <w:lang w:val="en-US"/>
        </w:rPr>
        <w:fldChar w:fldCharType="end"/>
      </w:r>
      <w:r w:rsidR="00AC0BDE">
        <w:rPr>
          <w:rFonts w:ascii="Times New Roman" w:hAnsi="Times New Roman" w:cs="Times New Roman"/>
          <w:color w:val="000000" w:themeColor="text1"/>
          <w:lang w:val="en-US"/>
        </w:rPr>
        <w:t>.</w:t>
      </w:r>
      <w:r w:rsidR="00EF2ADB">
        <w:rPr>
          <w:rFonts w:ascii="Times New Roman" w:hAnsi="Times New Roman" w:cs="Times New Roman"/>
          <w:color w:val="000000" w:themeColor="text1"/>
          <w:lang w:val="en-US"/>
        </w:rPr>
        <w:t xml:space="preserve"> Psychosocial late effects such as anxiety, depression, and changes in body image further contribute to reduced quality of life post-treatment </w:t>
      </w:r>
      <w:r w:rsidR="00EF2ADB">
        <w:rPr>
          <w:rFonts w:ascii="Times New Roman" w:hAnsi="Times New Roman" w:cs="Times New Roman"/>
          <w:color w:val="000000" w:themeColor="text1"/>
          <w:lang w:val="en-US"/>
        </w:rPr>
        <w:fldChar w:fldCharType="begin"/>
      </w:r>
      <w:r w:rsidR="00EF2ADB">
        <w:rPr>
          <w:rFonts w:ascii="Times New Roman" w:hAnsi="Times New Roman" w:cs="Times New Roman"/>
          <w:color w:val="000000" w:themeColor="text1"/>
          <w:lang w:val="en-US"/>
        </w:rPr>
        <w:instrText xml:space="preserve"> ADDIN ZOTERO_ITEM CSL_CITATION {"citationID":"tCwCWBWc","properties":{"formattedCitation":"(Morishita et al., 2022)","plainCitation":"(Morishita et al., 2022)","noteIndex":0},"citationItems":[{"id":91,"uris":["http://zotero.org/users/15910014/items/KVTYD95S"],"itemData":{"id":91,"type":"article-journal","abstract":"Purpose:\n              The purpose of this study was to investigate the differences in muscle strength, muscle mass, balance function, and quality of life (QOL) among middle-aged breast cancer survivors (BCSs) and older BCSs.\n            \n            \n              Methods:\n              The study included 53 middle-aged (&lt;65 years old) BCSs and 49 older (≥65 years old) BCSs. Muscle strength was evaluated via handgrip and knee extensor strength, and muscle mass was assessed using a body composition test. Balance function was assessed using the Timed Up and Go test and the body sway test. QOL was assessed using the Medical Outcome Study 36-item Short-Form Health Survey.\n            \n            \n              Results:\n              The older BCSs had significantly lower right grip strength, right knee extension strength, and muscle mass ( P &lt; .05) than the middle-aged BCSs. In addition, the body sway test showed that older BCSs had a significant increase in the length of center of pressure compared to middle-aged BCSs ( P &lt; .05). Older BCSs showed significantly lower physical functioning subscales in QOL compared to middle-aged BCSs ( P &lt; .05). The associations among muscle strength, muscle mass and QOL were more significantly observed in the older BCSs ( P &lt; .05). Furthermore, a significant correlation between QOL and balance function was observed in the older BCSs, but not in the middle-aged BCSs ( P &lt; .05).\n            \n            \n              Conclusion:\n              There may be associations among muscle strength, muscle mass, balance and QOL in older BCSs, but not in middle-aged BCSs. We believe that the findings of this study will be relevant in the context of planning rehabilitation for older BCSs.","container-title":"Integrative Cancer Therapies","DOI":"10.1177/15347354221138574","ISSN":"1534-7354, 1552-695X","journalAbbreviation":"Integr Cancer Ther","language":"en","page":"15347354221138574","source":"DOI.org (Crossref)","title":"Differences in the Relationships Between Muscle Strength, Muscle Mass, Balance Function, and Quality of Life for Middle-Aged and Older Breast Cancer Survivors","volume":"21","author":[{"family":"Morishita","given":"Shinichiro"},{"family":"Kasahara","given":"Ryuichi"},{"family":"Yamamoto","given":"Yuichi"},{"family":"Jinbo","given":"Ryohei"},{"family":"Takano","given":"Aya"},{"family":"Yasuda","given":"Mitsuhiko"},{"family":"Tsubaki","given":"Atsuhiro"},{"family":"Aoki","given":"Osamu"},{"family":"Fu","given":"Jack B."},{"family":"Tsuji","given":"Tetsuya"}],"issued":{"date-parts":[["2022",1]]}}}],"schema":"https://github.com/citation-style-language/schema/raw/master/csl-citation.json"} </w:instrText>
      </w:r>
      <w:r w:rsidR="00EF2ADB">
        <w:rPr>
          <w:rFonts w:ascii="Times New Roman" w:hAnsi="Times New Roman" w:cs="Times New Roman"/>
          <w:color w:val="000000" w:themeColor="text1"/>
          <w:lang w:val="en-US"/>
        </w:rPr>
        <w:fldChar w:fldCharType="separate"/>
      </w:r>
      <w:r w:rsidR="00EF2ADB">
        <w:rPr>
          <w:rFonts w:ascii="Times New Roman" w:hAnsi="Times New Roman" w:cs="Times New Roman"/>
          <w:noProof/>
          <w:color w:val="000000" w:themeColor="text1"/>
          <w:lang w:val="en-US"/>
        </w:rPr>
        <w:t>(Morishita et al., 2022)</w:t>
      </w:r>
      <w:r w:rsidR="00EF2ADB">
        <w:rPr>
          <w:rFonts w:ascii="Times New Roman" w:hAnsi="Times New Roman" w:cs="Times New Roman"/>
          <w:color w:val="000000" w:themeColor="text1"/>
          <w:lang w:val="en-US"/>
        </w:rPr>
        <w:fldChar w:fldCharType="end"/>
      </w:r>
      <w:r w:rsidR="00EF2ADB">
        <w:rPr>
          <w:rFonts w:ascii="Times New Roman" w:hAnsi="Times New Roman" w:cs="Times New Roman"/>
          <w:color w:val="000000" w:themeColor="text1"/>
          <w:lang w:val="en-US"/>
        </w:rPr>
        <w:t xml:space="preserve">. The cumulative burden of these effects can extend for decades, with some survivors developing secondary malignancies, cardiovascular and pulmonary complications, or endocrine dysfunctions long after the initial cancer has been treated </w:t>
      </w:r>
      <w:r w:rsidR="00EF2ADB">
        <w:rPr>
          <w:rFonts w:ascii="Times New Roman" w:hAnsi="Times New Roman" w:cs="Times New Roman"/>
          <w:color w:val="000000" w:themeColor="text1"/>
          <w:lang w:val="en-US"/>
        </w:rPr>
        <w:fldChar w:fldCharType="begin"/>
      </w:r>
      <w:r w:rsidR="00EF2ADB">
        <w:rPr>
          <w:rFonts w:ascii="Times New Roman" w:hAnsi="Times New Roman" w:cs="Times New Roman"/>
          <w:color w:val="000000" w:themeColor="text1"/>
          <w:lang w:val="en-US"/>
        </w:rPr>
        <w:instrText xml:space="preserve"> ADDIN ZOTERO_ITEM CSL_CITATION {"citationID":"fIkD9Tse","properties":{"formattedCitation":"(Vieira et al., 2015)","plainCitation":"(Vieira et al., 2015)","noteIndex":0},"citationItems":[{"id":92,"uris":["http://zotero.org/users/15910014/items/ECI5YHKG"],"itemData":{"id":92,"type":"article-journal","container-title":"International Journal of Sports Medicine","DOI":"10.1055/s-0034-1398579","ISSN":"0172-4622, 1439-3964","issue":"07","journalAbbreviation":"Int J Sports Med","language":"en","page":"573-578","source":"DOI.org (Crossref)","title":"Effects of Rest Interval on Strength Recovery in Breast Cancer Survivors","volume":"36","author":[{"family":"Vieira","given":"C."},{"family":"Battaglini","given":"C."},{"family":"Ferreira-Junior","given":"J."},{"family":"Vieira","given":"A."},{"family":"Brito Vogt","given":"M."},{"family":"Freitas-Junior","given":"R."},{"family":"Oliveira","given":"R."},{"family":"Bottaro","given":"M."}],"issued":{"date-parts":[["2015",3,17]]}}}],"schema":"https://github.com/citation-style-language/schema/raw/master/csl-citation.json"} </w:instrText>
      </w:r>
      <w:r w:rsidR="00EF2ADB">
        <w:rPr>
          <w:rFonts w:ascii="Times New Roman" w:hAnsi="Times New Roman" w:cs="Times New Roman"/>
          <w:color w:val="000000" w:themeColor="text1"/>
          <w:lang w:val="en-US"/>
        </w:rPr>
        <w:fldChar w:fldCharType="separate"/>
      </w:r>
      <w:r w:rsidR="00EF2ADB">
        <w:rPr>
          <w:rFonts w:ascii="Times New Roman" w:hAnsi="Times New Roman" w:cs="Times New Roman"/>
          <w:noProof/>
          <w:color w:val="000000" w:themeColor="text1"/>
          <w:lang w:val="en-US"/>
        </w:rPr>
        <w:t>(Vieira et al., 2015)</w:t>
      </w:r>
      <w:r w:rsidR="00EF2ADB">
        <w:rPr>
          <w:rFonts w:ascii="Times New Roman" w:hAnsi="Times New Roman" w:cs="Times New Roman"/>
          <w:color w:val="000000" w:themeColor="text1"/>
          <w:lang w:val="en-US"/>
        </w:rPr>
        <w:fldChar w:fldCharType="end"/>
      </w:r>
      <w:r w:rsidR="00EF2ADB">
        <w:rPr>
          <w:rFonts w:ascii="Times New Roman" w:hAnsi="Times New Roman" w:cs="Times New Roman"/>
          <w:color w:val="000000" w:themeColor="text1"/>
          <w:lang w:val="en-US"/>
        </w:rPr>
        <w:t xml:space="preserve">. </w:t>
      </w:r>
    </w:p>
    <w:p w14:paraId="0A1A74B7" w14:textId="36D1C876" w:rsidR="00EF2ADB" w:rsidRDefault="00EF2ADB"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Given the high prevalence and significant impact of late and long-term effects, there is a growing emphasis on survivorship care that not only includes ongoing medical surveillance but also holistic rehabilitation and supportive interventions. Rehabilitation programs and lifestyle support have been shown to mitigate some of the functional impairments associated with cancer treatment, improving overall wellbeing and physical function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{"citationID":"Pp4xQId9","properties":{"formattedCitation":"(Klassen et al., 2017; Morishita et al., 2022)","plainCitation":"(Klassen et al., 2017; Morishita et al., 2022)","noteIndex":0},"citationItems":[{"id":89,"uris":["http://zotero.org/users/15910014/items/GN22ZZGN"],"itemData":{"id":89,"type":"article-journal","abstract":"Abstract\n            \n              Background\n              Muscle dysfunction and sarcopenia have been associated with poor performance status, an increased mortality risk, and greater side effects in oncologic patients. However, little is known about how performance is affected by cancer therapy. We investigated muscle strength in breast cancer patients in different adjuvant treatment settings and also compared it with data from healthy individuals.\n            \n            \n              Methods\n              \n                Breast cancer patients (\n                N\n                 = 255) from two randomized controlled exercise trials, staged 0–III and aged 54.4 ± 9.4 years, were categorized into four groups according to their treatment status. In a cross‐sectional design, muscle function was assessed bilaterally by isokinetic dynamometry (0°, 60°, 180°/s) as maximal voluntary isometric contraction (MVIC) and maximal isokinetic peak torque (MIPT) in shoulder rotators and knee flexors and extensors. Additionally, muscular fatigue index (FI%) and shoulder flexibility were evaluated. Healthy women (\n                N\n                 = 26), aged 53.3 ± 9.8 years, were tested using the same method. Analysis of covariance was used to estimate the impact of different cancer treatments on skeletal muscle function with adjustment for various clinical and socio‐demographic factors.\n              \n            \n            \n              Results\n              Consistently, lower muscle strength was measured in shoulder and knee strength in patients after chemotherapy. On average, patients had up to 25% lower strength in lower extremities and 12–16% in upper extremities in MVIC and MIPT during cancer treatment compared with healthy women. No substantial difference between patient groups in shoulder strength, but significantly lower shoulder flexibility in patients with radical mastectomy was measured. Chemotherapy‐treated patients had consistently higher FI%. No serious adverse events were reported.\n            \n            \n              Conclusions\n              Breast cancer patients showed markedly impaired muscle strength and joint dysfunctions before and after anticancer treatment. The significant differences between patients and healthy individuals underline the need of exercise therapy as early as possible in order to prevent or counteract the loss of muscle function after curative surgery as well as the consequences of neo‐/adjuvant chemotherapy.","container-title":"Journal of Cachexia, Sarcopenia and Muscle","DOI":"10.1002/jcsm.12165","ISSN":"2190-5991, 2190-6009","issue":"2","journalAbbreviation":"J cachexia sarcopenia muscle","language":"en","page":"305-316","source":"DOI.org (Crossref)","title":"Muscle strength in breast cancer patients receiving different treatment regimes","volume":"8","author":[{"family":"Klassen","given":"Oliver"},{"family":"Schmidt","given":"Martina E."},{"family":"Ulrich","given":"Cornelia M."},{"family":"Schneeweiss","given":"Andreas"},{"family":"Potthoff","given":"Karin"},{"family":"Steindorf","given":"Karen"},{"family":"Wiskemann","given":"Joachim"}],"issued":{"date-parts":[["2017",4]]}}},{"id":91,"uris":["http://zotero.org/users/15910014/items/KVTYD95S"],"itemData":{"id":91,"type":"article-journal","abstract":"Purpose:\n              The purpose of this study was to investigate the differences in muscle strength, muscle mass, balance function, and quality of life (QOL) among middle-aged breast cancer survivors (BCSs) and older BCSs.\n            \n            \n              Methods:\n              The study included 53 middle-aged (&lt;65 years old) BCSs and 49 older (≥65 years old) BCSs. Muscle strength was evaluated via handgrip and knee extensor strength, and muscle mass was assessed using a body composition test. Balance function was assessed using the Timed Up and Go test and the body sway test. QOL was assessed using the Medical Outcome Study 36-item Short-Form Health Survey.\n            \n            \n              Results:\n              The older BCSs had significantly lower right grip strength, right knee extension strength, and muscle mass ( P &lt; .05) than the middle-aged BCSs. In addition, the body sway test showed that older BCSs had a significant increase in the length of center of pressure compared to middle-aged BCSs ( P &lt; .05). Older BCSs showed significantly lower physical functioning subscales in QOL compared to middle-aged BCSs ( P &lt; .05). The associations among muscle strength, muscle mass and QOL were more significantly observed in the older BCSs ( P &lt; .05). Furthermore, a significant correlation between QOL and balance function was observed in the older BCSs, but not in the middle-aged BCSs ( P &lt; .05).\n            \n            \n              Conclusion:\n              There may be associations among muscle strength, muscle mass, balance and QOL in older BCSs, but not in middle-aged BCSs. We believe that the findings of this study will be relevant in the context of planning rehabilitation for older BCSs.","container-title":"Integrative Cancer Therapies","DOI":"10.1177/15347354221138574","ISSN":"1534-7354, 1552-695X","journalAbbreviation":"Integr Cancer Ther","language":"en","page":"15347354221138574","source":"DOI.org (Crossref)","title":"Differences in the Relationships Between Muscle Strength, Muscle Mass, Balance Function, and Quality of Life for Middle-Aged and Older Breast Cancer Survivors","volume":"21","author":[{"family":"Morishita","given":"Shinichiro"},{"family":"Kasahara","given":"Ryuichi"},{"family":"Yamamoto","given":"Yuichi"},{"family":"Jinbo","given":"Ryohei"},{"family":"Takano","given":"Aya"},{"family":"Yasuda","given":"Mitsuhiko"},{"family":"Tsubaki","given":"Atsuhiro"},{"family":"Aoki","given":"Osamu"},{"family":"Fu","given":"Jack B."},{"family":"Tsuji","given":"Tetsuya"}],"issued":{"date-parts":[["2022",1]]}}}],"schema":"https://github.com/citation-style-language/schema/raw/master/csl-citation.json"}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(Klassen et al., 2017; Morishita et al., 2022)</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Recognizing and addressing late effects is therefore essential for improving long-term outcomes and quality of life among the expanding population of cancer survivors. </w:t>
      </w:r>
    </w:p>
    <w:p w14:paraId="1A1BF926" w14:textId="2488755F" w:rsidR="00F0265B" w:rsidRPr="00F0265B" w:rsidRDefault="00F0265B" w:rsidP="00F0265B">
      <w:pPr>
        <w:pStyle w:val="Overskrift4"/>
        <w:rPr>
          <w:rFonts w:ascii="Times New Roman" w:hAnsi="Times New Roman" w:cs="Times New Roman"/>
          <w:lang w:val="en-US"/>
        </w:rPr>
      </w:pPr>
      <w:r w:rsidRPr="00F0265B">
        <w:rPr>
          <w:rFonts w:ascii="Times New Roman" w:hAnsi="Times New Roman" w:cs="Times New Roman"/>
          <w:lang w:val="en-US"/>
        </w:rPr>
        <w:t>Cancer-related fatigue</w:t>
      </w:r>
    </w:p>
    <w:p w14:paraId="5CE88896" w14:textId="6ABAA277" w:rsidR="000D56F9" w:rsidRDefault="0021481F"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Cancer-related f</w:t>
      </w:r>
      <w:r w:rsidR="007545B2">
        <w:rPr>
          <w:rFonts w:ascii="Times New Roman" w:hAnsi="Times New Roman" w:cs="Times New Roman"/>
          <w:color w:val="000000" w:themeColor="text1"/>
          <w:lang w:val="en-US"/>
        </w:rPr>
        <w:t>atigue</w:t>
      </w:r>
      <w:r w:rsidR="007127A9">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(CRF) </w:t>
      </w:r>
      <w:r w:rsidR="007127A9">
        <w:rPr>
          <w:rFonts w:ascii="Times New Roman" w:hAnsi="Times New Roman" w:cs="Times New Roman"/>
          <w:color w:val="000000" w:themeColor="text1"/>
          <w:lang w:val="en-US"/>
        </w:rPr>
        <w:t xml:space="preserve">is one of the most common and distressing side effects of cancer and its treatment and may persist long after successful treatment completion </w:t>
      </w:r>
      <w:r w:rsidR="007127A9">
        <w:rPr>
          <w:rFonts w:ascii="Times New Roman" w:hAnsi="Times New Roman" w:cs="Times New Roman"/>
          <w:color w:val="000000" w:themeColor="text1"/>
          <w:lang w:val="en-US"/>
        </w:rPr>
        <w:fldChar w:fldCharType="begin"/>
      </w:r>
      <w:r w:rsidR="007127A9">
        <w:rPr>
          <w:rFonts w:ascii="Times New Roman" w:hAnsi="Times New Roman" w:cs="Times New Roman"/>
          <w:color w:val="000000" w:themeColor="text1"/>
          <w:lang w:val="en-US"/>
        </w:rPr>
        <w:instrText xml:space="preserve"> ADDIN ZOTERO_ITEM CSL_CITATION {"citationID":"93XuiiB7","properties":{"formattedCitation":"(Bower, 2007)","plainCitation":"(Bower, 2007)","noteIndex":0},"citationItems":[{"id":43,"uris":["http://zotero.org/users/15910014/items/DF5S3A85"],"itemData":{"id":43,"type":"article-journal","container-title":"Brain, Behavior, and Immunity","DOI":"10.1016/j.bbi.2007.03.013","ISSN":"08891591","issue":"7","journalAbbreviation":"Brain, Behavior, and Immunity","language":"en","page":"863-871","source":"DOI.org (Crossref)","title":"Cancer-related fatigue: Links with inflammation in cancer patients and survivors","title-short":"Cancer-related fatigue","volume":"21","author":[{"family":"Bower","given":"Julienne E."}],"issued":{"date-parts":[["2007",10]]}}}],"schema":"https://github.com/citation-style-language/schema/raw/master/csl-citation.json"} </w:instrText>
      </w:r>
      <w:r w:rsidR="007127A9">
        <w:rPr>
          <w:rFonts w:ascii="Times New Roman" w:hAnsi="Times New Roman" w:cs="Times New Roman"/>
          <w:color w:val="000000" w:themeColor="text1"/>
          <w:lang w:val="en-US"/>
        </w:rPr>
        <w:fldChar w:fldCharType="separate"/>
      </w:r>
      <w:r w:rsidR="007127A9">
        <w:rPr>
          <w:rFonts w:ascii="Times New Roman" w:hAnsi="Times New Roman" w:cs="Times New Roman"/>
          <w:noProof/>
          <w:color w:val="000000" w:themeColor="text1"/>
          <w:lang w:val="en-US"/>
        </w:rPr>
        <w:t>(Bower, 2007)</w:t>
      </w:r>
      <w:r w:rsidR="007127A9">
        <w:rPr>
          <w:rFonts w:ascii="Times New Roman" w:hAnsi="Times New Roman" w:cs="Times New Roman"/>
          <w:color w:val="000000" w:themeColor="text1"/>
          <w:lang w:val="en-US"/>
        </w:rPr>
        <w:fldChar w:fldCharType="end"/>
      </w:r>
      <w:r w:rsidR="007127A9">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It is complex and difficult to define, commonly described as “a subjective state of overwhelming and sustained exhaustion and decreased capacity for physical and mental work that is not relieved by rest”</w:t>
      </w:r>
      <w:r w:rsidR="00182EE9">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2F66C0">
        <w:rPr>
          <w:rFonts w:ascii="Times New Roman" w:hAnsi="Times New Roman" w:cs="Times New Roman"/>
          <w:color w:val="000000" w:themeColor="text1"/>
          <w:lang w:val="en-US"/>
        </w:rPr>
        <w:instrText xml:space="preserve"> ADDIN ZOTERO_ITEM CSL_CITATION {"citationID":"bATLVUgf","properties":{"formattedCitation":"(Bower, 2014; Cella et al., 1998)","plainCitation":"(Bower, 2014; Cella et al., 1998)","noteIndex":0},"citationItems":[{"id":29,"uris":["http://zotero.org/users/15910014/items/5ZAFCSU6"],"itemData":{"id":29,"type":"article-journal","container-title":"Nature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E."}],"issued":{"date-parts":[["2014",10]]}}},{"id":47,"uris":["http://zotero.org/users/15910014/items/RT56K53F"],"itemData":{"id":47,"type":"article-journal","abstract":"Fatigue is a subjective state of overwhelming, sustained exhaustion and decreased capacity for physical and mental work that is not relieved by rest. Cancer-related fatigue has many causes. Included in the causes are the illness itself, the side effects of virtually every treatment, depression, and other biopsychosocial factors. As a result, fatigue is the most common symptom reported by cancer patients in most descriptive studies. In addition to arising from multiple etiologies, fatigue is also multidimensional in its manifestation and impact. Its effect on the quality of life of the patient is comparable to that of pain. Experienced by most patients as an extremely frustrating state of chronic energy depletion, it leads to loss of productivity which can reduce self-esteem. As a subtle and chronic symptom, it also places people at risk for being questioned about the veracity of their complaints, particularly during the post-treatment, disease-free survival period. Patients themselves are reluctant to complain of fatigue, perhaps because they believe little can be done about it, or they wish to avoid drawing attention away from treating their cancer.","container-title":"Oncology (Williston Park, N.Y.)","ISSN":"0890-9091","issue":"11A","journalAbbreviation":"Oncology (Williston Park)","language":"eng","page":"369-377","PMID":"10028520","source":"PubMed","title":"Progress toward guidelines for the management of fatigue","volume":"12","author":[{"family":"Cella","given":"D."},{"family":"Peterman","given":"A."},{"family":"Passik","given":"S."},{"family":"Jacobsen","given":"P."},{"family":"Breitbart","given":"W."}],"issued":{"date-parts":[["1998",11]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Cella et al., 1998)</w:t>
      </w:r>
      <w:r w:rsidR="000A1A83">
        <w:rPr>
          <w:rFonts w:ascii="Times New Roman" w:hAnsi="Times New Roman" w:cs="Times New Roman"/>
          <w:color w:val="000000" w:themeColor="text1"/>
          <w:lang w:val="en-US"/>
        </w:rPr>
        <w:fldChar w:fldCharType="end"/>
      </w:r>
      <w:r w:rsidR="00182EE9">
        <w:rPr>
          <w:rFonts w:ascii="Times New Roman" w:hAnsi="Times New Roman" w:cs="Times New Roman"/>
          <w:color w:val="000000" w:themeColor="text1"/>
          <w:lang w:val="en-US"/>
        </w:rPr>
        <w:t xml:space="preserve">. </w:t>
      </w:r>
      <w:r w:rsidR="000D56F9">
        <w:rPr>
          <w:rFonts w:ascii="Times New Roman" w:hAnsi="Times New Roman" w:cs="Times New Roman"/>
          <w:color w:val="000000" w:themeColor="text1"/>
          <w:lang w:val="en-US"/>
        </w:rPr>
        <w:t>CRF differs from normal fatigue associated with sleep deprivation or physical overexertion in that it is more severe, longer lasting, and not alleviated with sleep deprivation or physical overexertion in that it is more severe, longer lasting, and not alleviated by adequate sleep or rest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{"citationID":"olXAEDWs","properties":{"formattedCitation":"(Bower,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sidR="000D56F9">
        <w:rPr>
          <w:rFonts w:ascii="Times New Roman" w:hAnsi="Times New Roman" w:cs="Times New Roman"/>
          <w:color w:val="000000" w:themeColor="text1"/>
          <w:lang w:val="en-US"/>
        </w:rPr>
        <w:t xml:space="preserve">. </w:t>
      </w:r>
    </w:p>
    <w:p w14:paraId="1C7E87C0" w14:textId="6D62C923" w:rsidR="000D56F9" w:rsidRDefault="000D56F9"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Fatigue occurs across different cancer types and treatment modalities and may persist for months or even years following successful completion of treatment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{"citationID":"p6DmxbFG","properties":{"formattedCitation":"(Bower,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r w:rsidR="0021481F">
        <w:rPr>
          <w:rFonts w:ascii="Times New Roman" w:hAnsi="Times New Roman" w:cs="Times New Roman"/>
          <w:color w:val="000000" w:themeColor="text1"/>
          <w:lang w:val="en-US"/>
        </w:rPr>
        <w:t>During active treatment, prevalence</w:t>
      </w:r>
      <w:r>
        <w:rPr>
          <w:rFonts w:ascii="Times New Roman" w:hAnsi="Times New Roman" w:cs="Times New Roman"/>
          <w:color w:val="000000" w:themeColor="text1"/>
          <w:lang w:val="en-US"/>
        </w:rPr>
        <w:t xml:space="preserve"> estimates range from 25% to 99%, depending on cancer type, patient population, and assessment method, with most studies reporting that 30-60% of patients experience moderate to severe fatigue during radiation therapy, chemotherapy, hormone therapy, and biological treatments</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{"citationID":"Ym1zEu5G","properties":{"formattedCitation":"(Bower, 2014; Lawrence, 2004)","plainCitation":"(Bower, 2014; Lawrence, 2004)","noteIndex":0},"citationItems":[{"id":29,"uris":["http://zotero.org/users/15910014/items/5ZAFCSU6"],"itemData":{"id":29,"type":"article-journal","container-title":"Nature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Lawrence, 2004)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Long-term fatigue is also well documented among cancer survivors. In a large cohort study of disease-free breast cancer survivors, approximately one-third reported fatigue 1-5 years and 5-10 years post-diagnosis, with 21% reporting persistent fatigue at both time points</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{"citationID":"qGTjHjM7","properties":{"formattedCitation":"(Bower, 2014; Lawrence, 2004)","plainCitation":"(Bower, 2014; Lawrence, 2004)","noteIndex":0},"citationItems":[{"id":29,"uris":["http://zotero.org/users/15910014/items/5ZAFCSU6"],"itemData":{"id":29,"type":"article-journal","container-title":"Nature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Lawrence, 2004)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6229E404" w14:textId="57E5C74E" w:rsidR="000D56F9" w:rsidRDefault="000D56F9"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As a late effect of cancer and its treatment, CRF has a substantial negative impact on quality of life, affecting physical, emotional, social, and occupational functioning. In a nationwide survey conducted in the United States, more than 50% of cancer patients reported that fatigue negatively affected their ability to work, their physical and emotional well-being, their social activities, and their ability to enjoy life in the present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{"citationID":"Jzyh8lFK","properties":{"formattedCitation":"(Bower,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sidR="000A1A83">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w:t>
      </w:r>
      <w:r w:rsidR="00226E5B">
        <w:rPr>
          <w:rFonts w:ascii="Times New Roman" w:hAnsi="Times New Roman" w:cs="Times New Roman"/>
          <w:color w:val="000000" w:themeColor="text1"/>
          <w:lang w:val="en-US"/>
        </w:rPr>
        <w:t>Given the high prevalence and persistence of CRF, effective management strategies are therefore essential in survivorship care. Pharma logical approaches have shown limited efficacy, and current evidence increasingly supports physical activity as a central non-</w:t>
      </w:r>
      <w:proofErr w:type="spellStart"/>
      <w:r w:rsidR="00226E5B">
        <w:rPr>
          <w:rFonts w:ascii="Times New Roman" w:hAnsi="Times New Roman" w:cs="Times New Roman"/>
          <w:color w:val="000000" w:themeColor="text1"/>
          <w:lang w:val="en-US"/>
        </w:rPr>
        <w:t>pharmalogical</w:t>
      </w:r>
      <w:proofErr w:type="spellEnd"/>
      <w:r w:rsidR="00226E5B">
        <w:rPr>
          <w:rFonts w:ascii="Times New Roman" w:hAnsi="Times New Roman" w:cs="Times New Roman"/>
          <w:color w:val="000000" w:themeColor="text1"/>
          <w:lang w:val="en-US"/>
        </w:rPr>
        <w:t xml:space="preserve"> intervention </w:t>
      </w:r>
      <w:r w:rsidR="00226E5B">
        <w:rPr>
          <w:rFonts w:ascii="Times New Roman" w:hAnsi="Times New Roman" w:cs="Times New Roman"/>
          <w:color w:val="000000" w:themeColor="text1"/>
          <w:lang w:val="en-US"/>
        </w:rPr>
        <w:lastRenderedPageBreak/>
        <w:t xml:space="preserve">for reducing fatigue and improving overall functioning among cancer survivors </w:t>
      </w:r>
      <w:r w:rsidR="00226E5B">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{"citationID":"jcb1Z67B","properties":{"formattedCitation":"(Campbell et al., 2019b; Mustian et al., 2024)","plainCitation":"(Campbell et al., 2019b; Mustian et al., 2024)","noteIndex":0},"citationItems":[{"id":54,"uris":["http://zotero.org/users/15910014/items/XSAC4YX9"],"itemData":{"id":54,"type":"article-journal","abstract":"ABSTRACT\n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226E5B">
        <w:rPr>
          <w:rFonts w:ascii="Times New Roman" w:hAnsi="Times New Roman" w:cs="Times New Roman"/>
          <w:color w:val="000000" w:themeColor="text1"/>
          <w:lang w:val="en-US"/>
        </w:rPr>
        <w:fldChar w:fldCharType="separate"/>
      </w:r>
      <w:r w:rsidR="006D49B1">
        <w:rPr>
          <w:rFonts w:ascii="Times New Roman" w:hAnsi="Times New Roman" w:cs="Times New Roman"/>
          <w:noProof/>
          <w:color w:val="000000" w:themeColor="text1"/>
          <w:lang w:val="en-US"/>
        </w:rPr>
        <w:t>(Campbell et al., 2019b; Mustian et al., 2024)</w:t>
      </w:r>
      <w:r w:rsidR="00226E5B">
        <w:rPr>
          <w:rFonts w:ascii="Times New Roman" w:hAnsi="Times New Roman" w:cs="Times New Roman"/>
          <w:color w:val="000000" w:themeColor="text1"/>
          <w:lang w:val="en-US"/>
        </w:rPr>
        <w:fldChar w:fldCharType="end"/>
      </w:r>
      <w:r w:rsidR="00226E5B">
        <w:rPr>
          <w:rFonts w:ascii="Times New Roman" w:hAnsi="Times New Roman" w:cs="Times New Roman"/>
          <w:color w:val="000000" w:themeColor="text1"/>
          <w:lang w:val="en-US"/>
        </w:rPr>
        <w:t>.</w:t>
      </w:r>
    </w:p>
    <w:p w14:paraId="44EC6AB2" w14:textId="31BF4AC6" w:rsidR="00585609" w:rsidRDefault="00585609" w:rsidP="00585609">
      <w:pPr>
        <w:pStyle w:val="Overskrift4"/>
        <w:rPr>
          <w:rFonts w:ascii="Times New Roman" w:hAnsi="Times New Roman" w:cs="Times New Roman"/>
          <w:lang w:val="en-US"/>
        </w:rPr>
      </w:pPr>
      <w:r w:rsidRPr="006859AA">
        <w:rPr>
          <w:rFonts w:ascii="Times New Roman" w:hAnsi="Times New Roman" w:cs="Times New Roman"/>
          <w:lang w:val="en-US"/>
        </w:rPr>
        <w:t xml:space="preserve">Functional </w:t>
      </w:r>
      <w:commentRangeStart w:id="15"/>
      <w:r w:rsidRPr="006859AA">
        <w:rPr>
          <w:rFonts w:ascii="Times New Roman" w:hAnsi="Times New Roman" w:cs="Times New Roman"/>
          <w:lang w:val="en-US"/>
        </w:rPr>
        <w:t>fitness</w:t>
      </w:r>
      <w:commentRangeEnd w:id="15"/>
      <w:r w:rsidR="00640429">
        <w:rPr>
          <w:rStyle w:val="Merknadsreferanse"/>
          <w:rFonts w:eastAsiaTheme="minorHAnsi" w:cstheme="minorBidi"/>
          <w:i w:val="0"/>
          <w:iCs w:val="0"/>
          <w:color w:val="auto"/>
        </w:rPr>
        <w:commentReference w:id="15"/>
      </w:r>
    </w:p>
    <w:p w14:paraId="490B1848" w14:textId="45FC1866" w:rsidR="00585609" w:rsidRDefault="00585609" w:rsidP="00585609">
      <w:pPr>
        <w:rPr>
          <w:rFonts w:ascii="Times New Roman" w:hAnsi="Times New Roman" w:cs="Times New Roman"/>
          <w:lang w:val="en-US"/>
        </w:rPr>
      </w:pPr>
      <w:r w:rsidRPr="00585609">
        <w:rPr>
          <w:rFonts w:ascii="Times New Roman" w:hAnsi="Times New Roman" w:cs="Times New Roman"/>
          <w:lang w:val="en-US"/>
        </w:rPr>
        <w:t>As cancer-related fatigue is strongly associated with declines in physical capacity and limitations in daily activities, functional fitness emerges as a relevant and complementary outcome in the assessment of exercise interventions for cancer survivors.</w:t>
      </w:r>
      <w:r w:rsidR="0011241D">
        <w:rPr>
          <w:rFonts w:ascii="Times New Roman" w:hAnsi="Times New Roman" w:cs="Times New Roman"/>
          <w:lang w:val="en-US"/>
        </w:rPr>
        <w:t xml:space="preserve"> Functional fitness encompasses the physical abilities required to perform activities of daily living independently, including muscular strength, endurance, balance, mobility, and cardiovascular capacity </w:t>
      </w:r>
      <w:r w:rsidR="0011241D">
        <w:rPr>
          <w:rFonts w:ascii="Times New Roman" w:hAnsi="Times New Roman" w:cs="Times New Roman"/>
          <w:lang w:val="en-US"/>
        </w:rPr>
        <w:fldChar w:fldCharType="begin"/>
      </w:r>
      <w:r w:rsidR="001314FC">
        <w:rPr>
          <w:rFonts w:ascii="Times New Roman" w:hAnsi="Times New Roman" w:cs="Times New Roman"/>
          <w:lang w:val="en-US"/>
        </w:rPr>
        <w:instrText xml:space="preserve"> ADDIN ZOTERO_ITEM CSL_CITATION {"citationID":"ZgyzwD27","properties":{"formattedCitation":"(Gorzelitz et al., 2022a; Martins et al., 2021)","plainCitation":"(Gorzelitz et al., 2022a; Martins et al., 2021)","noteIndex":0},"citationItems":[{"id":146,"uris":["http://zotero.org/users/15910014/items/CAFBD2X2"],"itemData":{"id":146,"type":"article-journal","container-title":"Supportive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11241D">
        <w:rPr>
          <w:rFonts w:ascii="Times New Roman" w:hAnsi="Times New Roman" w:cs="Times New Roman"/>
          <w:lang w:val="en-US"/>
        </w:rPr>
        <w:fldChar w:fldCharType="separate"/>
      </w:r>
      <w:r w:rsidR="001314FC">
        <w:rPr>
          <w:rFonts w:ascii="Times New Roman" w:hAnsi="Times New Roman" w:cs="Times New Roman"/>
          <w:noProof/>
          <w:lang w:val="en-US"/>
        </w:rPr>
        <w:t>(Gorzelitz et al., 2022a; Martins et al., 2021)</w:t>
      </w:r>
      <w:r w:rsidR="0011241D">
        <w:rPr>
          <w:rFonts w:ascii="Times New Roman" w:hAnsi="Times New Roman" w:cs="Times New Roman"/>
          <w:lang w:val="en-US"/>
        </w:rPr>
        <w:fldChar w:fldCharType="end"/>
      </w:r>
      <w:r w:rsidR="00922333">
        <w:rPr>
          <w:rFonts w:ascii="Times New Roman" w:hAnsi="Times New Roman" w:cs="Times New Roman"/>
          <w:lang w:val="en-US"/>
        </w:rPr>
        <w:t xml:space="preserve">. </w:t>
      </w:r>
      <w:r w:rsidR="00922333" w:rsidRPr="00FC669A">
        <w:rPr>
          <w:rFonts w:ascii="Times New Roman" w:hAnsi="Times New Roman" w:cs="Times New Roman"/>
          <w:lang w:val="en-US"/>
        </w:rPr>
        <w:t xml:space="preserve">Cancer treatments such as chemotherapy, radiotherapy, and surgery may impair functional fitness through neuromuscular damage, cardiovascular deconditioning, autonomic nervous system dysfunction, and prolonged periods of inactivity, leading to persistent limitations well beyond treatment completion </w:t>
      </w:r>
      <w:r w:rsidR="00922333" w:rsidRPr="00FC669A">
        <w:rPr>
          <w:rFonts w:ascii="Times New Roman" w:hAnsi="Times New Roman" w:cs="Times New Roman"/>
          <w:lang w:val="en-US"/>
        </w:rPr>
        <w:fldChar w:fldCharType="begin"/>
      </w:r>
      <w:r w:rsidR="00922333" w:rsidRPr="00FC669A">
        <w:rPr>
          <w:rFonts w:ascii="Times New Roman" w:hAnsi="Times New Roman" w:cs="Times New Roman"/>
          <w:lang w:val="en-US"/>
        </w:rPr>
        <w:instrText xml:space="preserve"> ADDIN ZOTERO_ITEM CSL_CITATION {"citationID":"4Im0TDbq","properties":{"formattedCitation":"(Cheville et al., 2009; Vieira et al., 2015)","plainCitation":"(Cheville et al., 2009; Vieira et al., 2015)","noteIndex":0},"citationItems":[{"id":88,"uris":["http://zotero.org/users/15910014/items/IG9LVTK5"],"itemData":{"id":88,"type":"article-journal","container-title":"Supportive Care in Cancer","DOI":"10.1007/s00520-008-0461-x","ISSN":"0941-4355, 1433-7339","issue":"1","journalAbbreviation":"Support Care Cancer","language":"en","license":"http://www.springer.com/tdm","page":"61-67","source":"DOI.org (Crossref)","title":"The detection and treatment of cancer-related functional problems in an outpatient setting","volume":"17","author":[{"family":"Cheville","given":"A. L."},{"family":"Beck","given":"L. A."},{"family":"Petersen","given":"T. L."},{"family":"Marks","given":"R. S."},{"family":"Gamble","given":"G. L."}],"issued":{"date-parts":[["2009",1]]}}},{"id":92,"uris":["http://zotero.org/users/15910014/items/ECI5YHKG"],"itemData":{"id":92,"type":"article-journal","container-title":"International Journal of Sports Medicine","DOI":"10.1055/s-0034-1398579","ISSN":"0172-4622, 1439-3964","issue":"07","journalAbbreviation":"Int J Sports Med","language":"en","page":"573-578","source":"DOI.org (Crossref)","title":"Effects of Rest Interval on Strength Recovery in Breast Cancer Survivors","volume":"36","author":[{"family":"Vieira","given":"C."},{"family":"Battaglini","given":"C."},{"family":"Ferreira-Junior","given":"J."},{"family":"Vieira","given":"A."},{"family":"Brito Vogt","given":"M."},{"family":"Freitas-Junior","given":"R."},{"family":"Oliveira","given":"R."},{"family":"Bottaro","given":"M."}],"issued":{"date-parts":[["2015",3,17]]}}}],"schema":"https://github.com/citation-style-language/schema/raw/master/csl-citation.json"} </w:instrText>
      </w:r>
      <w:r w:rsidR="00922333" w:rsidRPr="00FC669A">
        <w:rPr>
          <w:rFonts w:ascii="Times New Roman" w:hAnsi="Times New Roman" w:cs="Times New Roman"/>
          <w:lang w:val="en-US"/>
        </w:rPr>
        <w:fldChar w:fldCharType="separate"/>
      </w:r>
      <w:r w:rsidR="00922333" w:rsidRPr="00FC669A">
        <w:rPr>
          <w:rFonts w:ascii="Times New Roman" w:hAnsi="Times New Roman" w:cs="Times New Roman"/>
          <w:noProof/>
          <w:lang w:val="en-US"/>
        </w:rPr>
        <w:t>(Cheville et al., 2009; Vieira et al., 2015)</w:t>
      </w:r>
      <w:r w:rsidR="00922333" w:rsidRPr="00FC669A">
        <w:rPr>
          <w:rFonts w:ascii="Times New Roman" w:hAnsi="Times New Roman" w:cs="Times New Roman"/>
          <w:lang w:val="en-US"/>
        </w:rPr>
        <w:fldChar w:fldCharType="end"/>
      </w:r>
      <w:r w:rsidR="00922333" w:rsidRPr="00FC669A">
        <w:rPr>
          <w:rFonts w:ascii="Times New Roman" w:hAnsi="Times New Roman" w:cs="Times New Roman"/>
          <w:lang w:val="en-US"/>
        </w:rPr>
        <w:t>.</w:t>
      </w:r>
      <w:r w:rsidR="00922333">
        <w:rPr>
          <w:rFonts w:ascii="Times New Roman" w:hAnsi="Times New Roman" w:cs="Times New Roman"/>
          <w:lang w:val="en-US"/>
        </w:rPr>
        <w:t xml:space="preserve"> </w:t>
      </w:r>
    </w:p>
    <w:p w14:paraId="3EB68153" w14:textId="61E29204" w:rsidR="007F6E71" w:rsidRDefault="007F6E71" w:rsidP="00585609">
      <w:pPr>
        <w:rPr>
          <w:rFonts w:ascii="Times New Roman" w:hAnsi="Times New Roman" w:cs="Times New Roman"/>
          <w:lang w:val="en-US"/>
        </w:rPr>
      </w:pPr>
      <w:r>
        <w:rPr>
          <w:rFonts w:ascii="Times New Roman" w:hAnsi="Times New Roman" w:cs="Times New Roman"/>
          <w:lang w:val="en-US"/>
        </w:rPr>
        <w:t xml:space="preserve">In addition, the literature highlights the scope and multifactorial causes of reduced functional fitness among cancer survivors. Breast cancer survivors generally self-report lower levels of functional fitness compared to women without a history of cancer, and cardiorespiratory fitness is frequently reduced following diagnosis and treatment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{"citationID":"0pz0itXG","properties":{"formattedCitation":"(Struszczak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(Struszczak et al., 2026)</w:t>
      </w:r>
      <w:r>
        <w:rPr>
          <w:rFonts w:ascii="Times New Roman" w:hAnsi="Times New Roman" w:cs="Times New Roman"/>
          <w:lang w:val="en-US"/>
        </w:rPr>
        <w:fldChar w:fldCharType="end"/>
      </w:r>
      <w:r>
        <w:rPr>
          <w:rFonts w:ascii="Times New Roman" w:hAnsi="Times New Roman" w:cs="Times New Roman"/>
          <w:lang w:val="en-US"/>
        </w:rPr>
        <w:t xml:space="preserve">. Cancer treatments may also induce cardiotoxicity and adverse changes in body composition, including loss of muscle mass and increased fat mass, thereby elevating cardiovascular risk and further compromising physical function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{"citationID":"lZwl8F83","properties":{"formattedCitation":"(Struszczak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(Struszczak et al., 2026)</w:t>
      </w:r>
      <w:r>
        <w:rPr>
          <w:rFonts w:ascii="Times New Roman" w:hAnsi="Times New Roman" w:cs="Times New Roman"/>
          <w:lang w:val="en-US"/>
        </w:rPr>
        <w:fldChar w:fldCharType="end"/>
      </w:r>
      <w:r>
        <w:rPr>
          <w:rFonts w:ascii="Times New Roman" w:hAnsi="Times New Roman" w:cs="Times New Roman"/>
          <w:lang w:val="en-US"/>
        </w:rPr>
        <w:t xml:space="preserve">. Low physical activity levels exacerbate these challenges as studies show that only 12% of gynecological cancer survivors meet general physical activity recommendations, and as few as 8% meet resistance training guidelines </w:t>
      </w:r>
      <w:r>
        <w:rPr>
          <w:rFonts w:ascii="Times New Roman" w:hAnsi="Times New Roman" w:cs="Times New Roman"/>
          <w:lang w:val="en-US"/>
        </w:rPr>
        <w:fldChar w:fldCharType="begin"/>
      </w:r>
      <w:r w:rsidR="001314FC">
        <w:rPr>
          <w:rFonts w:ascii="Times New Roman" w:hAnsi="Times New Roman" w:cs="Times New Roman"/>
          <w:lang w:val="en-US"/>
        </w:rPr>
        <w:instrText xml:space="preserve"> ADDIN ZOTERO_ITEM CSL_CITATION {"citationID":"H8cy5e1b","properties":{"formattedCitation":"(Gorzelitz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Pr>
          <w:rFonts w:ascii="Times New Roman" w:hAnsi="Times New Roman" w:cs="Times New Roman"/>
          <w:lang w:val="en-US"/>
        </w:rPr>
        <w:fldChar w:fldCharType="separate"/>
      </w:r>
      <w:r w:rsidR="001314FC">
        <w:rPr>
          <w:rFonts w:ascii="Times New Roman" w:hAnsi="Times New Roman" w:cs="Times New Roman"/>
          <w:noProof/>
          <w:lang w:val="en-US"/>
        </w:rPr>
        <w:t>(Gorzelitz et al., 2022b)</w:t>
      </w:r>
      <w:r>
        <w:rPr>
          <w:rFonts w:ascii="Times New Roman" w:hAnsi="Times New Roman" w:cs="Times New Roman"/>
          <w:lang w:val="en-US"/>
        </w:rPr>
        <w:fldChar w:fldCharType="end"/>
      </w:r>
      <w:r>
        <w:rPr>
          <w:rFonts w:ascii="Times New Roman" w:hAnsi="Times New Roman" w:cs="Times New Roman"/>
          <w:lang w:val="en-US"/>
        </w:rPr>
        <w:t xml:space="preserve">. Although precise national or global prevalence estimates are lacking, the available evidence consistently suggest that reduced functional fitness represents a substantial and clinically significant problem affecting a large proportion of cancer survivors.  </w:t>
      </w:r>
    </w:p>
    <w:p w14:paraId="3C4903C5" w14:textId="10816AD9" w:rsidR="008A4056" w:rsidRPr="001314FC" w:rsidRDefault="001314FC" w:rsidP="00585609">
      <w:pPr>
        <w:rPr>
          <w:rFonts w:ascii="Times New Roman" w:hAnsi="Times New Roman" w:cs="Times New Roman"/>
          <w:lang w:val="en-US"/>
        </w:rPr>
      </w:pPr>
      <w:r>
        <w:rPr>
          <w:rFonts w:ascii="Times New Roman" w:hAnsi="Times New Roman" w:cs="Times New Roman"/>
          <w:lang w:val="en-US"/>
        </w:rPr>
        <w:t>Overall</w:t>
      </w:r>
      <w:r w:rsidR="00990060">
        <w:rPr>
          <w:rFonts w:ascii="Times New Roman" w:hAnsi="Times New Roman" w:cs="Times New Roman"/>
          <w:lang w:val="en-US"/>
        </w:rPr>
        <w:t>, these findings are highly relevant, as cancer survivors often demonstrate lower levels of functional fitness compared to individuals without a cancer history. Reduced functional capacity is associated with diminished independence, increased fall risk, poorer quality of life, and potentially higher mortality risk</w:t>
      </w:r>
      <w:r w:rsidR="009E4D8F">
        <w:rPr>
          <w:rFonts w:ascii="Times New Roman" w:hAnsi="Times New Roman" w:cs="Times New Roman"/>
          <w:lang w:val="en-US"/>
        </w:rPr>
        <w:t xml:space="preserve"> </w:t>
      </w:r>
      <w:r w:rsidR="009E4D8F">
        <w:rPr>
          <w:rFonts w:ascii="Times New Roman" w:hAnsi="Times New Roman" w:cs="Times New Roman"/>
          <w:lang w:val="en-US"/>
        </w:rPr>
        <w:fldChar w:fldCharType="begin"/>
      </w:r>
      <w:r w:rsidR="009E4D8F">
        <w:rPr>
          <w:rFonts w:ascii="Times New Roman" w:hAnsi="Times New Roman" w:cs="Times New Roman"/>
          <w:lang w:val="en-US"/>
        </w:rPr>
        <w:instrText xml:space="preserve"> ADDIN ZOTERO_ITEM CSL_CITATION {"citationID":"dKnXLOgx","properties":{"formattedCitation":"(Christensen et al., 2025; Gorzelitz et al., 2022b; Struszczak et al., 2026)","plainCitation":"(Christensen et al., 2025; Gorzelitz et al., 2022b; Struszczak et al., 2026)","noteIndex":0},"citationItems":[{"id":157,"uris":["http://zotero.org/users/15910014/items/9GR9E3E9"],"itemData":{"id":157,"type":"article-journal","abstract":"Abstract\n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9E4D8F" w:rsidRPr="009E4D8F">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E4D8F">
        <w:rPr>
          <w:rFonts w:ascii="Times New Roman" w:hAnsi="Times New Roman" w:cs="Times New Roman"/>
          <w:lang w:val="en-US"/>
        </w:rPr>
        <w:fldChar w:fldCharType="separate"/>
      </w:r>
      <w:r w:rsidR="009E4D8F" w:rsidRPr="009E4D8F">
        <w:rPr>
          <w:rFonts w:ascii="Times New Roman" w:hAnsi="Times New Roman" w:cs="Times New Roman"/>
          <w:noProof/>
        </w:rPr>
        <w:t>(Christensen et al., 2025; Gorzelitz et al., 2022b; Struszczak et al., 2026)</w:t>
      </w:r>
      <w:r w:rsidR="009E4D8F">
        <w:rPr>
          <w:rFonts w:ascii="Times New Roman" w:hAnsi="Times New Roman" w:cs="Times New Roman"/>
          <w:lang w:val="en-US"/>
        </w:rPr>
        <w:fldChar w:fldCharType="end"/>
      </w:r>
      <w:r w:rsidR="00990060" w:rsidRPr="009E4D8F">
        <w:rPr>
          <w:rFonts w:ascii="Times New Roman" w:hAnsi="Times New Roman" w:cs="Times New Roman"/>
        </w:rPr>
        <w:t>.</w:t>
      </w:r>
      <w:r>
        <w:rPr>
          <w:rFonts w:ascii="Times New Roman" w:hAnsi="Times New Roman" w:cs="Times New Roman"/>
        </w:rPr>
        <w:t xml:space="preserve"> </w:t>
      </w:r>
      <w:r w:rsidRPr="001314FC">
        <w:rPr>
          <w:rFonts w:ascii="Times New Roman" w:hAnsi="Times New Roman" w:cs="Times New Roman"/>
          <w:lang w:val="en-US"/>
        </w:rPr>
        <w:t>Importantl</w:t>
      </w:r>
      <w:r>
        <w:rPr>
          <w:rFonts w:ascii="Times New Roman" w:hAnsi="Times New Roman" w:cs="Times New Roman"/>
          <w:lang w:val="en-US"/>
        </w:rPr>
        <w:t xml:space="preserve">y, structured exercise interventions have been shown to counteract many of these impairments by improving muscular strength, aerobic capacity, mobility, and overall physical functioning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{"citationID":"mCHkAZdA","properties":{"formattedCitation":"(Christensen et al., 2025; Gorzelitz et al., 2022b; Struszczak et al., 2026)","plainCitation":"(Christensen et al., 2025; Gorzelitz et al., 2022b; Struszczak et al., 2026)","noteIndex":0},"citationItems":[{"id":157,"uris":["http://zotero.org/users/15910014/items/9GR9E3E9"],"itemData":{"id":157,"type":"article-journal","abstract":"Abstract\n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Pr="001314FC">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sidRPr="001314FC">
        <w:rPr>
          <w:rFonts w:ascii="Times New Roman" w:hAnsi="Times New Roman" w:cs="Times New Roman"/>
          <w:noProof/>
        </w:rPr>
        <w:t>(Christensen et al., 2025; Gorzelitz et al., 2022b; Struszczak et al., 2026)</w:t>
      </w:r>
      <w:r>
        <w:rPr>
          <w:rFonts w:ascii="Times New Roman" w:hAnsi="Times New Roman" w:cs="Times New Roman"/>
          <w:lang w:val="en-US"/>
        </w:rPr>
        <w:fldChar w:fldCharType="end"/>
      </w:r>
      <w:r w:rsidRPr="001314FC">
        <w:rPr>
          <w:rFonts w:ascii="Times New Roman" w:hAnsi="Times New Roman" w:cs="Times New Roman"/>
        </w:rPr>
        <w:t xml:space="preserve">. </w:t>
      </w:r>
      <w:r>
        <w:rPr>
          <w:rFonts w:ascii="Times New Roman" w:hAnsi="Times New Roman" w:cs="Times New Roman"/>
          <w:lang w:val="en-US"/>
        </w:rPr>
        <w:t>Both resistance training and combined endurance-based programs have demonstrated clinically meaningful improvements in functional fitness, underscoring exercise as a key therapeutic strategy.</w:t>
      </w:r>
      <w:r w:rsidR="00990060" w:rsidRPr="001314FC">
        <w:rPr>
          <w:rFonts w:ascii="Times New Roman" w:hAnsi="Times New Roman" w:cs="Times New Roman"/>
          <w:lang w:val="en-US"/>
        </w:rPr>
        <w:t xml:space="preserve"> </w:t>
      </w:r>
      <w:r w:rsidR="00990060">
        <w:rPr>
          <w:rFonts w:ascii="Times New Roman" w:hAnsi="Times New Roman" w:cs="Times New Roman"/>
          <w:lang w:val="en-US"/>
        </w:rPr>
        <w:t xml:space="preserve">Consequently, objective assessment and targeted improvement of functional fitness represent central components of cancer rehabilitation and survivorship care. </w:t>
      </w:r>
    </w:p>
    <w:p w14:paraId="78F8BCC1" w14:textId="58FB4B1B" w:rsidR="00E90345" w:rsidRDefault="00E90345" w:rsidP="00E90345">
      <w:pPr>
        <w:pStyle w:val="Overskrift3"/>
        <w:rPr>
          <w:rFonts w:ascii="Times New Roman" w:hAnsi="Times New Roman" w:cs="Times New Roman"/>
          <w:lang w:val="en-US"/>
        </w:rPr>
      </w:pPr>
      <w:bookmarkStart w:id="16" w:name="_Toc223694040"/>
      <w:r w:rsidRPr="00E90345">
        <w:rPr>
          <w:rFonts w:ascii="Times New Roman" w:hAnsi="Times New Roman" w:cs="Times New Roman"/>
          <w:lang w:val="en-US"/>
        </w:rPr>
        <w:t>Physical activity and recommendations</w:t>
      </w:r>
      <w:bookmarkEnd w:id="16"/>
      <w:r w:rsidRPr="00E90345">
        <w:rPr>
          <w:rFonts w:ascii="Times New Roman" w:hAnsi="Times New Roman" w:cs="Times New Roman"/>
          <w:lang w:val="en-US"/>
        </w:rPr>
        <w:t xml:space="preserve"> </w:t>
      </w:r>
    </w:p>
    <w:p w14:paraId="12D6B10C" w14:textId="0A985CD7" w:rsidR="00363A1F" w:rsidRDefault="00363A1F" w:rsidP="00363A1F">
      <w:pPr>
        <w:rPr>
          <w:rFonts w:ascii="Times New Roman" w:hAnsi="Times New Roman" w:cs="Times New Roman"/>
          <w:lang w:val="en-US"/>
        </w:rPr>
      </w:pPr>
      <w:r>
        <w:rPr>
          <w:rFonts w:ascii="Times New Roman" w:hAnsi="Times New Roman" w:cs="Times New Roman"/>
          <w:lang w:val="en-US"/>
        </w:rPr>
        <w:t>Regular physical activity is recognized as one of the most effective non-</w:t>
      </w:r>
      <w:proofErr w:type="spellStart"/>
      <w:r w:rsidR="00EF3FEA">
        <w:rPr>
          <w:rFonts w:ascii="Times New Roman" w:hAnsi="Times New Roman" w:cs="Times New Roman"/>
          <w:lang w:val="en-US"/>
        </w:rPr>
        <w:t>pharmalogical</w:t>
      </w:r>
      <w:proofErr w:type="spellEnd"/>
      <w:r>
        <w:rPr>
          <w:rFonts w:ascii="Times New Roman" w:hAnsi="Times New Roman" w:cs="Times New Roman"/>
          <w:lang w:val="en-US"/>
        </w:rPr>
        <w:t xml:space="preserve"> strategies for improving health outcomes among cancer survivors. A substantial body of </w:t>
      </w:r>
      <w:r>
        <w:rPr>
          <w:rFonts w:ascii="Times New Roman" w:hAnsi="Times New Roman" w:cs="Times New Roman"/>
          <w:lang w:val="en-US"/>
        </w:rPr>
        <w:lastRenderedPageBreak/>
        <w:t xml:space="preserve">evidence demonstrates that exercise alleviates cancer-related fatigue (CRF), enhances physical function, and improves overall quality of life </w:t>
      </w:r>
      <w:r w:rsidR="00373BE9">
        <w:rPr>
          <w:rFonts w:ascii="Times New Roman" w:hAnsi="Times New Roman" w:cs="Times New Roman"/>
          <w:lang w:val="en-US"/>
        </w:rPr>
        <w:fldChar w:fldCharType="begin"/>
      </w:r>
      <w:r w:rsidR="009A5C21">
        <w:rPr>
          <w:rFonts w:ascii="Times New Roman" w:hAnsi="Times New Roman" w:cs="Times New Roman"/>
          <w:lang w:val="en-US"/>
        </w:rPr>
        <w:instrText xml:space="preserve"> ADDIN ZOTERO_ITEM CSL_CITATION {"citationID":"JAPWiobU","properties":{"formattedCitation":"(Bower et al., 2024; Campbell et al., 2019b; Mustian et al., 2024)","plainCitation":"(Bower et al., 2024; Campbell et al., 2019b;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w:instrText>
      </w:r>
      <w:r w:rsidR="009A5C21" w:rsidRPr="009A5C21">
        <w:rPr>
          <w:rFonts w:ascii="Times New Roman" w:hAnsi="Times New Roman" w:cs="Times New Roman"/>
        </w:rPr>
        <w:instrText xml:space="preserve">."},{"family":"Winters-Stone","given":"Kerri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373BE9">
        <w:rPr>
          <w:rFonts w:ascii="Times New Roman" w:hAnsi="Times New Roman" w:cs="Times New Roman"/>
          <w:lang w:val="en-US"/>
        </w:rPr>
        <w:fldChar w:fldCharType="separate"/>
      </w:r>
      <w:r w:rsidR="009A5C21" w:rsidRPr="009A5C21">
        <w:rPr>
          <w:rFonts w:ascii="Times New Roman" w:hAnsi="Times New Roman" w:cs="Times New Roman"/>
          <w:noProof/>
        </w:rPr>
        <w:t>(Bower et al., 2024; Campbell et al., 2019b; Mustian et al., 2024)</w:t>
      </w:r>
      <w:r w:rsidR="00373BE9">
        <w:rPr>
          <w:rFonts w:ascii="Times New Roman" w:hAnsi="Times New Roman" w:cs="Times New Roman"/>
          <w:lang w:val="en-US"/>
        </w:rPr>
        <w:fldChar w:fldCharType="end"/>
      </w:r>
      <w:r w:rsidR="00373BE9" w:rsidRPr="009A5C21">
        <w:rPr>
          <w:rFonts w:ascii="Times New Roman" w:hAnsi="Times New Roman" w:cs="Times New Roman"/>
        </w:rPr>
        <w:t xml:space="preserve">. </w:t>
      </w:r>
      <w:r w:rsidR="00373BE9">
        <w:rPr>
          <w:rFonts w:ascii="Times New Roman" w:hAnsi="Times New Roman" w:cs="Times New Roman"/>
          <w:lang w:val="en-US"/>
        </w:rPr>
        <w:t xml:space="preserve">Based on current recommendations, all individuals who have completed cancer treatment should be encouraged to engage in regular exercise, tailored to their individual abilities, preferences, and treatment history. Exercise may consist of aerobic training, resistance training, or a combination of both, and may be supervised or unsupervised depending on the individual’s needs and safety considerations </w:t>
      </w:r>
      <w:r w:rsidR="00373BE9">
        <w:rPr>
          <w:rFonts w:ascii="Times New Roman" w:hAnsi="Times New Roman" w:cs="Times New Roman"/>
          <w:lang w:val="en-US"/>
        </w:rPr>
        <w:fldChar w:fldCharType="begin"/>
      </w:r>
      <w:r w:rsidR="009A5C21">
        <w:rPr>
          <w:rFonts w:ascii="Times New Roman" w:hAnsi="Times New Roman" w:cs="Times New Roman"/>
          <w:lang w:val="en-US"/>
        </w:rPr>
        <w:instrText xml:space="preserve"> ADDIN ZOTERO_ITEM CSL_CITATION {"citationID":"rV6WsCpJ","properties":{"formattedCitation":"(Bower et al., 2024; Mustian et al., 2024)","plainCitation":"(Bower et al., 2024;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373BE9">
        <w:rPr>
          <w:rFonts w:ascii="Times New Roman" w:hAnsi="Times New Roman" w:cs="Times New Roman"/>
          <w:lang w:val="en-US"/>
        </w:rPr>
        <w:fldChar w:fldCharType="separate"/>
      </w:r>
      <w:r w:rsidR="009A5C21">
        <w:rPr>
          <w:rFonts w:ascii="Times New Roman" w:hAnsi="Times New Roman" w:cs="Times New Roman"/>
          <w:noProof/>
          <w:lang w:val="en-US"/>
        </w:rPr>
        <w:t>(Bower et al., 2024; Mustian et al., 2024)</w:t>
      </w:r>
      <w:r w:rsidR="00373BE9">
        <w:rPr>
          <w:rFonts w:ascii="Times New Roman" w:hAnsi="Times New Roman" w:cs="Times New Roman"/>
          <w:lang w:val="en-US"/>
        </w:rPr>
        <w:fldChar w:fldCharType="end"/>
      </w:r>
      <w:r w:rsidR="00373BE9">
        <w:rPr>
          <w:rFonts w:ascii="Times New Roman" w:hAnsi="Times New Roman" w:cs="Times New Roman"/>
          <w:lang w:val="en-US"/>
        </w:rPr>
        <w:t xml:space="preserve">. </w:t>
      </w:r>
    </w:p>
    <w:p w14:paraId="7F46515D" w14:textId="41908C67" w:rsidR="000A672A" w:rsidRDefault="00373BE9" w:rsidP="00363A1F">
      <w:pPr>
        <w:rPr>
          <w:rFonts w:ascii="Times New Roman" w:hAnsi="Times New Roman" w:cs="Times New Roman"/>
          <w:lang w:val="en-US"/>
        </w:rPr>
      </w:pPr>
      <w:commentRangeStart w:id="17"/>
      <w:commentRangeStart w:id="18"/>
      <w:r>
        <w:rPr>
          <w:rFonts w:ascii="Times New Roman" w:hAnsi="Times New Roman" w:cs="Times New Roman"/>
          <w:lang w:val="en-US"/>
        </w:rPr>
        <w:t xml:space="preserve">The </w:t>
      </w:r>
      <w:r w:rsidR="00734FCC">
        <w:rPr>
          <w:rFonts w:ascii="Times New Roman" w:hAnsi="Times New Roman" w:cs="Times New Roman"/>
          <w:lang w:val="en-US"/>
        </w:rPr>
        <w:t xml:space="preserve">2019 International Multidisciplinary Roundtable on Exercise and Cancer emphasized that exercise is generally safe across cancer types and treatment stages </w:t>
      </w:r>
      <w:r w:rsidR="00734FCC">
        <w:rPr>
          <w:rFonts w:ascii="Times New Roman" w:hAnsi="Times New Roman" w:cs="Times New Roman"/>
          <w:lang w:val="en-US"/>
        </w:rPr>
        <w:fldChar w:fldCharType="begin"/>
      </w:r>
      <w:r w:rsidR="006D49B1">
        <w:rPr>
          <w:rFonts w:ascii="Times New Roman" w:hAnsi="Times New Roman" w:cs="Times New Roman"/>
          <w:lang w:val="en-US"/>
        </w:rPr>
        <w:instrText xml:space="preserve"> ADDIN ZOTERO_ITEM CSL_CITATION {"citationID":"u3yuQQzs","properties":{"formattedCitation":"(Campbell et al., 2019b)","plainCitation":"(Campbell et al., 2019b)","noteIndex":0},"citationItems":[{"id":54,"uris":["http://zotero.org/users/15910014/items/XSAC4YX9"],"itemData":{"id":54,"type":"article-journal","abstract":"ABSTRACT\n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734FCC">
        <w:rPr>
          <w:rFonts w:ascii="Times New Roman" w:hAnsi="Times New Roman" w:cs="Times New Roman"/>
          <w:lang w:val="en-US"/>
        </w:rPr>
        <w:fldChar w:fldCharType="separate"/>
      </w:r>
      <w:r w:rsidR="006D49B1">
        <w:rPr>
          <w:rFonts w:ascii="Times New Roman" w:hAnsi="Times New Roman" w:cs="Times New Roman"/>
          <w:noProof/>
          <w:lang w:val="en-US"/>
        </w:rPr>
        <w:t>(Campbell et al., 2019b)</w:t>
      </w:r>
      <w:r w:rsidR="00734FCC">
        <w:rPr>
          <w:rFonts w:ascii="Times New Roman" w:hAnsi="Times New Roman" w:cs="Times New Roman"/>
          <w:lang w:val="en-US"/>
        </w:rPr>
        <w:fldChar w:fldCharType="end"/>
      </w:r>
      <w:r w:rsidR="00734FCC">
        <w:rPr>
          <w:rFonts w:ascii="Times New Roman" w:hAnsi="Times New Roman" w:cs="Times New Roman"/>
          <w:lang w:val="en-US"/>
        </w:rPr>
        <w:t xml:space="preserve">. The primary recommendation is that every survivor should avoid inactivity. Sufficient evidence supports that specific doses and modalities of exercise can improve several common cancer-related outcomes, including fatigue, anxiety, physical function, and health-related quality of life </w:t>
      </w:r>
      <w:r w:rsidR="00734FCC">
        <w:rPr>
          <w:rFonts w:ascii="Times New Roman" w:hAnsi="Times New Roman" w:cs="Times New Roman"/>
          <w:lang w:val="en-US"/>
        </w:rPr>
        <w:fldChar w:fldCharType="begin"/>
      </w:r>
      <w:r w:rsidR="006D49B1">
        <w:rPr>
          <w:rFonts w:ascii="Times New Roman" w:hAnsi="Times New Roman" w:cs="Times New Roman"/>
          <w:lang w:val="en-US"/>
        </w:rPr>
        <w:instrText xml:space="preserve"> ADDIN ZOTERO_ITEM CSL_CITATION {"citationID":"sJSVrwsH","properties":{"formattedCitation":"(Campbell et al., 2019b)","plainCitation":"(Campbell et al., 2019b)","noteIndex":0},"citationItems":[{"id":54,"uris":["http://zotero.org/users/15910014/items/XSAC4YX9"],"itemData":{"id":54,"type":"article-journal","abstract":"ABSTRACT\n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734FCC">
        <w:rPr>
          <w:rFonts w:ascii="Times New Roman" w:hAnsi="Times New Roman" w:cs="Times New Roman"/>
          <w:lang w:val="en-US"/>
        </w:rPr>
        <w:fldChar w:fldCharType="separate"/>
      </w:r>
      <w:r w:rsidR="006D49B1">
        <w:rPr>
          <w:rFonts w:ascii="Times New Roman" w:hAnsi="Times New Roman" w:cs="Times New Roman"/>
          <w:noProof/>
          <w:lang w:val="en-US"/>
        </w:rPr>
        <w:t>(Campbell et al., 2019b)</w:t>
      </w:r>
      <w:r w:rsidR="00734FCC">
        <w:rPr>
          <w:rFonts w:ascii="Times New Roman" w:hAnsi="Times New Roman" w:cs="Times New Roman"/>
          <w:lang w:val="en-US"/>
        </w:rPr>
        <w:fldChar w:fldCharType="end"/>
      </w:r>
      <w:r w:rsidR="00734FCC">
        <w:rPr>
          <w:rFonts w:ascii="Times New Roman" w:hAnsi="Times New Roman" w:cs="Times New Roman"/>
          <w:lang w:val="en-US"/>
        </w:rPr>
        <w:t xml:space="preserve">. Aerobic and resistance exercise remain the most consistently effective modalities, while flexibility and balance training can serve as complementary components, particularly for individuals with reduced physical capacity or treatment related limitations.  </w:t>
      </w:r>
      <w:commentRangeEnd w:id="17"/>
      <w:r w:rsidR="009A5C21">
        <w:rPr>
          <w:rStyle w:val="Merknadsreferanse"/>
        </w:rPr>
        <w:commentReference w:id="17"/>
      </w:r>
      <w:commentRangeEnd w:id="18"/>
      <w:r w:rsidR="00605BB0">
        <w:rPr>
          <w:rStyle w:val="Merknadsreferanse"/>
        </w:rPr>
        <w:commentReference w:id="18"/>
      </w:r>
    </w:p>
    <w:p w14:paraId="15FFAB05" w14:textId="5F9BC579" w:rsidR="00C31E6D" w:rsidRDefault="00C31E6D" w:rsidP="00363A1F">
      <w:pPr>
        <w:rPr>
          <w:rFonts w:ascii="Times New Roman" w:hAnsi="Times New Roman" w:cs="Times New Roman"/>
          <w:lang w:val="en-US"/>
        </w:rPr>
      </w:pPr>
      <w:r>
        <w:rPr>
          <w:rFonts w:ascii="Times New Roman" w:hAnsi="Times New Roman" w:cs="Times New Roman"/>
          <w:lang w:val="en-US"/>
        </w:rPr>
        <w:t xml:space="preserve">Recent clinical guidelines further reinforce the central role of exercise in managing CRF throughout the cancer trajectory. The updated recommendations from the American Society of Clinical Oncology (ASCO) and the Society for Integrative Oncology highlight exercise as a foundational intervention for fatigue management from diagnosis through survivorship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{"citationID":"uEkA6vj3","properties":{"formattedCitation":"(Bower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et al., 2024)</w:t>
      </w:r>
      <w:r>
        <w:rPr>
          <w:rFonts w:ascii="Times New Roman" w:hAnsi="Times New Roman" w:cs="Times New Roman"/>
          <w:lang w:val="en-US"/>
        </w:rPr>
        <w:fldChar w:fldCharType="end"/>
      </w:r>
      <w:r>
        <w:rPr>
          <w:rFonts w:ascii="Times New Roman" w:hAnsi="Times New Roman" w:cs="Times New Roman"/>
          <w:lang w:val="en-US"/>
        </w:rPr>
        <w:t xml:space="preserve">. During active cancer treatment, clinicians are encouraged to prescribe aerobic exercise, resistance training, or a combination to reduce fatigue severity. Effective programs typically include moderate-intensity aerobic exercise performed at least three times per week, combined aerobic and resistance training two to three times weekly, or resistance training alone twice per week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{"citationID":"ahiMxbXX","properties":{"formattedCitation":"(Bower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et al., 2024)</w:t>
      </w:r>
      <w:r>
        <w:rPr>
          <w:rFonts w:ascii="Times New Roman" w:hAnsi="Times New Roman" w:cs="Times New Roman"/>
          <w:lang w:val="en-US"/>
        </w:rPr>
        <w:fldChar w:fldCharType="end"/>
      </w:r>
      <w:r>
        <w:rPr>
          <w:rFonts w:ascii="Times New Roman" w:hAnsi="Times New Roman" w:cs="Times New Roman"/>
          <w:lang w:val="en-US"/>
        </w:rPr>
        <w:t xml:space="preserve">. Following completion of treatment, similar exercises approaches are recommended to support symptom management and long-term recovery. Importantly, exercise prescriptions should be individualized according to the patient’s functional capacity, treatment-related side effects, and safety considerations, and may be delivered through supervised programs or performed independently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{"citationID":"1kYHV1Vz","properties":{"formattedCitation":"(Bower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et al., 2024)</w:t>
      </w:r>
      <w:r>
        <w:rPr>
          <w:rFonts w:ascii="Times New Roman" w:hAnsi="Times New Roman" w:cs="Times New Roman"/>
          <w:lang w:val="en-US"/>
        </w:rPr>
        <w:fldChar w:fldCharType="end"/>
      </w:r>
      <w:r>
        <w:rPr>
          <w:rFonts w:ascii="Times New Roman" w:hAnsi="Times New Roman" w:cs="Times New Roman"/>
          <w:lang w:val="en-US"/>
        </w:rPr>
        <w:t xml:space="preserve">. </w:t>
      </w:r>
    </w:p>
    <w:p w14:paraId="1ED407EA" w14:textId="406B299C" w:rsidR="000A672A" w:rsidRDefault="000A672A" w:rsidP="000A672A">
      <w:pPr>
        <w:pStyle w:val="Overskrift4"/>
        <w:rPr>
          <w:rFonts w:ascii="Times New Roman" w:hAnsi="Times New Roman" w:cs="Times New Roman"/>
          <w:lang w:val="en-US"/>
        </w:rPr>
      </w:pPr>
      <w:r>
        <w:rPr>
          <w:rFonts w:ascii="Times New Roman" w:hAnsi="Times New Roman" w:cs="Times New Roman"/>
          <w:lang w:val="en-US"/>
        </w:rPr>
        <w:t>Resistance training</w:t>
      </w:r>
      <w:r w:rsidRPr="000A672A">
        <w:rPr>
          <w:rFonts w:ascii="Times New Roman" w:hAnsi="Times New Roman" w:cs="Times New Roman"/>
          <w:lang w:val="en-US"/>
        </w:rPr>
        <w:t xml:space="preserve"> for cancer </w:t>
      </w:r>
      <w:commentRangeStart w:id="19"/>
      <w:r w:rsidRPr="000A672A">
        <w:rPr>
          <w:rFonts w:ascii="Times New Roman" w:hAnsi="Times New Roman" w:cs="Times New Roman"/>
          <w:lang w:val="en-US"/>
        </w:rPr>
        <w:t>survivors</w:t>
      </w:r>
      <w:commentRangeEnd w:id="19"/>
      <w:r w:rsidR="006509A7">
        <w:rPr>
          <w:rStyle w:val="Merknadsreferanse"/>
          <w:rFonts w:eastAsiaTheme="minorHAnsi" w:cstheme="minorBidi"/>
          <w:i w:val="0"/>
          <w:iCs w:val="0"/>
          <w:color w:val="auto"/>
        </w:rPr>
        <w:commentReference w:id="19"/>
      </w:r>
      <w:r w:rsidRPr="000A672A">
        <w:rPr>
          <w:rFonts w:ascii="Times New Roman" w:hAnsi="Times New Roman" w:cs="Times New Roman"/>
          <w:lang w:val="en-US"/>
        </w:rPr>
        <w:t xml:space="preserve"> </w:t>
      </w:r>
    </w:p>
    <w:p w14:paraId="5ABEB443" w14:textId="6D9A1E68" w:rsidR="00857609" w:rsidRDefault="00857609" w:rsidP="00857609">
      <w:pPr>
        <w:rPr>
          <w:rFonts w:ascii="Times New Roman" w:hAnsi="Times New Roman" w:cs="Times New Roman"/>
          <w:lang w:val="en-US"/>
        </w:rPr>
      </w:pPr>
      <w:r w:rsidRPr="00857609">
        <w:rPr>
          <w:rFonts w:ascii="Times New Roman" w:hAnsi="Times New Roman" w:cs="Times New Roman"/>
          <w:lang w:val="en-US"/>
        </w:rPr>
        <w:t xml:space="preserve">Resistance </w:t>
      </w:r>
      <w:r>
        <w:rPr>
          <w:rFonts w:ascii="Times New Roman" w:hAnsi="Times New Roman" w:cs="Times New Roman"/>
          <w:lang w:val="en-US"/>
        </w:rPr>
        <w:t xml:space="preserve">training has increasingly been recognized as a beneficial and safe exercise modality for individuals living with and beyond cancer, both during and after treatment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{"citationID":"gF3qSFl7","properties":{"formattedCitation":"(De Backer et al., 2009; Fairman et al., 2022; Lee, 2022; Padilha et al., 2017; Rogers et al., 2023; Speck et al., 2010)","plainCitation":"(De Backer et al., 2009; Fairman et al., 2022; Lee, 2022; Padilha et al., 2017; Rogers et al., 2023; Speck et al., 2010)","noteIndex":0},"citationItems":[{"id":105,"uris":["http://zotero.org/users/15910014/items/A55HEWP5"],"itemData":{"id":105,"type":"article-journal","container-title":"International Journal of Sports Medicine","DOI":"10.1055/s-0029-1225330","ISSN":"0172-4622, 1439-3964","issue":"10","journalAbbreviation":"Int J Sports Med","language":"en","page":"703-712","source":"DOI.org (Crossref)","title":"Resistance Training in Cancer Survivors: A Systematic Review","title-short":"Resistance Training in Cancer Survivors","volume":"30","author":[{"family":"De Backer","given":"I. C."},{"family":"Schep","given":"G."},{"family":"Backx","given":"F. J."},{"family":"Vreugdenhil","given":"G."},{"family":"Kuipers","given":"H."}],"issued":{"date-parts":[["2009",10]]}}},{"id":106,"uris":["http://zotero.org/users/15910014/items/TEHTQYVW"],"itemData":{"id":106,"type":"article-journal","abstract":"Abstract\n            \n              Background\n              Low muscle in cancer is associated with an increase in treatment‐related toxicities and is a predictor of cancer‐related and all‐cause mortality. The mechanisms of cancer‐related muscle loss are multifactorial, including anorexia, hypogonadism, anaemia, inflammation, malnutrition, and aberrations in skeletal muscle protein turnover and metabolism.\n            \n            \n              Methods\n              In this narrative review, we summarise relevant literature to (i) review the factors influencing skeletal muscle mass regulation, (ii) provide an overview of how cancer/treatments negatively impact these, (iii) review factors beyond muscle signalling that can impact the ability to participate in and respond to an exercise intervention to counteract muscle loss in cancer, and (iv) provide perspectives on critical areas of future research.\n            \n            \n              Results\n              Despite the well‐known benefits of exercise, there remains a paucity of clinical evidence supporting the impact of exercise in cancer‐related muscle loss. There are numerous challenges to reversing muscle loss with exercise in clinical cancer settings, ranging from the impact of cancer/treatments on the molecular regulation of muscle mass, to clinical challenges in responsiveness to an exercise intervention. For example, tumour‐related/treatment‐related factors (e.g. nausea, pain, anaemia, and neutropenia), presence of comorbidities (e.g. diabetes, arthritis, and chronic obstructive pulmonary disease), injuries, disease progression and bone metastases, concomitant medications (e.g., metformin), can negatively affect an individual's ability to exercise safely and limit subsequent adaptation.\n            \n            \n              Conclusions\n              This review identifies numerous gaps and oppportunities in the area of low muscle and muscle loss in cancer. Collaborative efforts between preclinical and clinical researchers are imperative to both understanding the mechanisms of atrophy, and develop appropriate therapeutic interventions.","container-title":"JCSM Rapid Communications","DOI":"10.1002/rco2.56","ISSN":"2617-1619, 2617-1619","issue":"1","journalAbbreviation":"JCSM Rapid Communications","language":"en","page":"52-67","source":"DOI.org (Crossref)","title":"Muscle wasting in cancer: opportunities and challenges for exercise in clinical cancer trials","title-short":"Muscle wasting in cancer","volume":"5","author":[{"family":"Fairman","given":"Ciaran M."},{"family":"Lønbro","given":"Simon"},{"family":"Cardaci","given":"Thomas D."},{"family":"VanderVeen","given":"Brandon N."},{"family":"Nilsen","given":"Tormod S."},{"family":"Murphy","given":"Angela E."}],"issued":{"date-parts":[["2022",1]]}}},{"id":33,"uris":["http://zotero.org/users/15910014/items/7BIMEK8X"],"itemData":{"id":33,"type":"article-journal","container-title":"Journal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patients","volume":"11","author":[{"family":"Lee","given":"Junghoon"}],"issued":{"date-parts":[["2022",3]]}}},{"id":110,"uris":["http://zotero.org/users/15910014/items/6HWZNND7"],"itemData":{"id":110,"type":"article-journal","container-title":"Journal of Cancer Survivorship","DOI":"10.1007/s11764-016-0592-x","ISSN":"1932-2259, 1932-2267","issue":"3","journalAbbreviation":"J Cancer Surviv","language":"en","page":"339-349","source":"DOI.org (Crossref)","title":"Evaluation of resistance training to improve muscular strength and body composition in cancer patients undergoing neoadjuvant and adjuvant therapy: a meta-analysis","title-short":"Evaluation of resistance training to improve muscular strength and body composition in cancer patients undergoing neoadjuvant and adjuvant therapy","volume":"11","author":[{"family":"Padilha","given":"Camila S."},{"family":"Marinello","given":"Poliana Camila"},{"family":"Galvão","given":"Daniel A."},{"family":"Newton","given":"Robert U."},{"family":"Borges","given":"Fernando H."},{"family":"Frajacomo","given":"Fernando"},{"family":"Deminice","given":"Rafael"}],"issued":{"date-parts":[["2017",6]]}}},{"id":111,"uris":["http://zotero.org/users/15910014/items/5TWHU2SM"],"itemData":{"id":111,"type":"article-journal","container-title":"Journal of Cancer Survivorship","DOI":"10.1007/s11764-022-01329-2","ISSN":"1932-2259, 1932-2267","issue":"6","journalAbbreviation":"J Cancer Surviv","language":"en","page":"1834-1846","source":"DOI.org (Cros</w:instrText>
      </w:r>
      <w:r w:rsidRPr="002F66C0">
        <w:rPr>
          <w:rFonts w:ascii="Times New Roman" w:hAnsi="Times New Roman" w:cs="Times New Roman"/>
        </w:rPr>
        <w:instrText>sref)","title":"Physical activity intervention benefits persist months post-intervention: randomized trial in bre</w:instrText>
      </w:r>
      <w:r w:rsidRPr="00857609">
        <w:rPr>
          <w:rFonts w:ascii="Times New Roman" w:hAnsi="Times New Roman" w:cs="Times New Roman"/>
        </w:rPr>
        <w:instrText xml:space="preserve">ast cancer survivors","title-short":"Physical activity intervention benefits persist months post-intervention","volume":"17","author":[{"family":"Rogers","given":"Laura Q."},{"family":"Courneya","given":"Kerry S."},{"family":"Oster","given":"Robert A."},{"family":"Anton","given":"Philip M."},{"family":"Phillips","given":"Siobhan"},{"family":"Ehlers","given":"Diane K."},{"family":"McAuley","given":"Edward"}],"issued":{"date-parts":[["2023",12]]}}},{"id":32,"uris":["http://zotero.org/users/15910014/items/26FEIKAW"],"itemData":{"id":32,"type":"article-journal","container-title":"Journal of Cancer Survivorship","DOI":"10.1007/s11764-009-0110-5","ISSN":"1932-2259, 1932-2267","issue":"2","journalAbbreviation":"J Cancer Surviv","language":"en","license":"http://www.springer.com/tdm","page":"87-100","source":"DOI.org (Crossref)","title":"An update of controlled physical activity trials in cancer survivors: a systematic review and meta-analysis","title-short":"An update of controlled physical activity trials in cancer survivors","volume":"4","author":[{"family":"Speck","given":"Rebecca M."},{"family":"Courneya","given":"Kerry S."},{"family":"Mâsse","given":"Louise C."},{"family":"Duval","given":"Sue"},{"family":"Schmitz","given":"Kathryn H."}],"issued":{"date-parts":[["2010",6]]}}}],"schema":"https://github.com/citation-style-language/schema/raw/master/csl-citation.json"} </w:instrText>
      </w:r>
      <w:r>
        <w:rPr>
          <w:rFonts w:ascii="Times New Roman" w:hAnsi="Times New Roman" w:cs="Times New Roman"/>
          <w:lang w:val="en-US"/>
        </w:rPr>
        <w:fldChar w:fldCharType="separate"/>
      </w:r>
      <w:r w:rsidRPr="00857609">
        <w:rPr>
          <w:rFonts w:ascii="Times New Roman" w:hAnsi="Times New Roman" w:cs="Times New Roman"/>
          <w:noProof/>
        </w:rPr>
        <w:t>(De Backer et al., 2009; Fairman et al., 2022; Lee, 2022; Padilha et al., 2017; Rogers et al., 2023; Speck et al., 2010)</w:t>
      </w:r>
      <w:r>
        <w:rPr>
          <w:rFonts w:ascii="Times New Roman" w:hAnsi="Times New Roman" w:cs="Times New Roman"/>
          <w:lang w:val="en-US"/>
        </w:rPr>
        <w:fldChar w:fldCharType="end"/>
      </w:r>
      <w:r w:rsidRPr="00857609">
        <w:rPr>
          <w:rFonts w:ascii="Times New Roman" w:hAnsi="Times New Roman" w:cs="Times New Roman"/>
        </w:rPr>
        <w:t>.</w:t>
      </w:r>
      <w:r>
        <w:rPr>
          <w:rFonts w:ascii="Times New Roman" w:hAnsi="Times New Roman" w:cs="Times New Roman"/>
        </w:rPr>
        <w:t xml:space="preserve"> </w:t>
      </w:r>
      <w:r w:rsidRPr="00857609">
        <w:rPr>
          <w:rFonts w:ascii="Times New Roman" w:hAnsi="Times New Roman" w:cs="Times New Roman"/>
          <w:lang w:val="en-US"/>
        </w:rPr>
        <w:t xml:space="preserve">It has shown to be beneficial for </w:t>
      </w:r>
      <w:r>
        <w:rPr>
          <w:rFonts w:ascii="Times New Roman" w:hAnsi="Times New Roman" w:cs="Times New Roman"/>
          <w:lang w:val="en-US"/>
        </w:rPr>
        <w:t xml:space="preserve">alleviating cancer-related fatigue (CRF) as </w:t>
      </w:r>
      <w:r w:rsidR="00815E2B">
        <w:rPr>
          <w:rFonts w:ascii="Times New Roman" w:hAnsi="Times New Roman" w:cs="Times New Roman"/>
          <w:lang w:val="en-US"/>
        </w:rPr>
        <w:t>CRF</w:t>
      </w:r>
      <w:r>
        <w:rPr>
          <w:rFonts w:ascii="Times New Roman" w:hAnsi="Times New Roman" w:cs="Times New Roman"/>
          <w:lang w:val="en-US"/>
        </w:rPr>
        <w:t xml:space="preserve"> is closely linked to declines in physical capacity, systemic inflammation, and neuromuscular dysfunction, all of which may be positively influenced by structured resistance training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{"citationID":"ubAzg3IB","properties":{"formattedCitation":"(Champ et al., 2023; Fairman, 2024)","plainCitation":"(Champ et al., 2023; Fairman, 2024)","noteIndex":0},"citationItems":[{"id":116,"uris":["http://zotero.org/users/15910014/items/VZ4KFZQR"],"itemData":{"id":116,"type":"article-journal","container-title":"Sports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(Champ et al., 2023; Fairman, 2024)</w:t>
      </w:r>
      <w:r>
        <w:rPr>
          <w:rFonts w:ascii="Times New Roman" w:hAnsi="Times New Roman" w:cs="Times New Roman"/>
          <w:lang w:val="en-US"/>
        </w:rPr>
        <w:fldChar w:fldCharType="end"/>
      </w:r>
      <w:r>
        <w:rPr>
          <w:rFonts w:ascii="Times New Roman" w:hAnsi="Times New Roman" w:cs="Times New Roman"/>
          <w:lang w:val="en-US"/>
        </w:rPr>
        <w:t xml:space="preserve">. </w:t>
      </w:r>
    </w:p>
    <w:p w14:paraId="67DC24CC" w14:textId="579DC336" w:rsidR="00857609" w:rsidRDefault="00857609" w:rsidP="00857609">
      <w:pPr>
        <w:rPr>
          <w:rFonts w:ascii="Times New Roman" w:hAnsi="Times New Roman" w:cs="Times New Roman"/>
          <w:lang w:val="en-US"/>
        </w:rPr>
      </w:pPr>
      <w:r>
        <w:rPr>
          <w:rFonts w:ascii="Times New Roman" w:hAnsi="Times New Roman" w:cs="Times New Roman"/>
          <w:lang w:val="en-US"/>
        </w:rPr>
        <w:t xml:space="preserve">Resistance training is defined as a systematic form of physical activity in which skeletal muscles contract against an external resistance, leading to physiological adaptions that </w:t>
      </w:r>
      <w:r>
        <w:rPr>
          <w:rFonts w:ascii="Times New Roman" w:hAnsi="Times New Roman" w:cs="Times New Roman"/>
          <w:lang w:val="en-US"/>
        </w:rPr>
        <w:lastRenderedPageBreak/>
        <w:t xml:space="preserve">support improved physical and functional capacity </w:t>
      </w:r>
      <w:r>
        <w:rPr>
          <w:rFonts w:ascii="Times New Roman" w:hAnsi="Times New Roman" w:cs="Times New Roman"/>
          <w:lang w:val="en-US"/>
        </w:rPr>
        <w:fldChar w:fldCharType="begin"/>
      </w:r>
      <w:r w:rsidR="00EB3403">
        <w:rPr>
          <w:rFonts w:ascii="Times New Roman" w:hAnsi="Times New Roman" w:cs="Times New Roman"/>
          <w:lang w:val="en-US"/>
        </w:rPr>
        <w:instrText xml:space="preserve"> ADDIN ZOTERO_ITEM CSL_CITATION {"citationID":"Udah3NLz","properties":{"formattedCitation":"(Fairman, 2024; Raastad, 2010)","plainCitation":"(Fairman, 2024; Raastad, 2010)","noteIndex":0},"citationItems":[{"id":108,"uris":["http://zotero.org/users/15910014/items/5LPI4653"],"itemData":{"id":108,"type":"article-journal","abstract":"Resistance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M."}],"issued":{"date-parts":[["2024",12,5]]}}},{"id":143,"uris":["http://zotero.org/users/15910014/items/5V22AY5M"],"itemData":{"id":143,"type":"book","publisher":"Gyldendal Norsk forlag","title":"Styrketrening: I teori og praksis","author":[{"family":"Raastad","given":"T"}],"issued":{"date-parts":[["2010"]]}}}],"schema":"https://github.com/citation-style-language/schema/raw/master/csl-citation.json"} </w:instrText>
      </w:r>
      <w:r>
        <w:rPr>
          <w:rFonts w:ascii="Times New Roman" w:hAnsi="Times New Roman" w:cs="Times New Roman"/>
          <w:lang w:val="en-US"/>
        </w:rPr>
        <w:fldChar w:fldCharType="separate"/>
      </w:r>
      <w:r w:rsidR="00EB3403">
        <w:rPr>
          <w:rFonts w:ascii="Times New Roman" w:hAnsi="Times New Roman" w:cs="Times New Roman"/>
          <w:noProof/>
          <w:lang w:val="en-US"/>
        </w:rPr>
        <w:t>(Fairman, 2024; Raastad, 2010)</w:t>
      </w:r>
      <w:r>
        <w:rPr>
          <w:rFonts w:ascii="Times New Roman" w:hAnsi="Times New Roman" w:cs="Times New Roman"/>
          <w:lang w:val="en-US"/>
        </w:rPr>
        <w:fldChar w:fldCharType="end"/>
      </w:r>
      <w:r>
        <w:rPr>
          <w:rFonts w:ascii="Times New Roman" w:hAnsi="Times New Roman" w:cs="Times New Roman"/>
          <w:lang w:val="en-US"/>
        </w:rPr>
        <w:t>. Resistance may be applied using free weights, machines, elastic bands, or body weight, allowing for individualized exercise prescription across varying levels of fatigue and functional limitation</w:t>
      </w:r>
      <w:r w:rsidR="00EB3403">
        <w:rPr>
          <w:rFonts w:ascii="Times New Roman" w:hAnsi="Times New Roman" w:cs="Times New Roman"/>
          <w:lang w:val="en-US"/>
        </w:rPr>
        <w:t xml:space="preserve"> </w:t>
      </w:r>
      <w:r w:rsidR="00EB3403">
        <w:rPr>
          <w:rFonts w:ascii="Times New Roman" w:hAnsi="Times New Roman" w:cs="Times New Roman"/>
          <w:lang w:val="en-US"/>
        </w:rPr>
        <w:fldChar w:fldCharType="begin"/>
      </w:r>
      <w:r w:rsidR="00EB3403">
        <w:rPr>
          <w:rFonts w:ascii="Times New Roman" w:hAnsi="Times New Roman" w:cs="Times New Roman"/>
          <w:lang w:val="en-US"/>
        </w:rPr>
        <w:instrText xml:space="preserve"> ADDIN ZOTERO_ITEM CSL_CITATION {"citationID":"D2iDgrAY","properties":{"formattedCitation":"(Raastad, 2010)","plainCitation":"(Raastad, 2010)","noteIndex":0},"citationItems":[{"id":143,"uris":["http://zotero.org/users/15910014/items/5V22AY5M"],"itemData":{"id":143,"type":"book","publisher":"Gyldendal Norsk forlag","title":"Styrketrening: I teori og praksis","author":[{"family":"Raastad","given":"T"}],"issued":{"date-parts":[["2010"]]}}}],"schema":"https://github.com/citation-style-language/schema/raw/master/csl-citation.json"} </w:instrText>
      </w:r>
      <w:r w:rsidR="00EB3403">
        <w:rPr>
          <w:rFonts w:ascii="Times New Roman" w:hAnsi="Times New Roman" w:cs="Times New Roman"/>
          <w:lang w:val="en-US"/>
        </w:rPr>
        <w:fldChar w:fldCharType="separate"/>
      </w:r>
      <w:r w:rsidR="00EB3403">
        <w:rPr>
          <w:rFonts w:ascii="Times New Roman" w:hAnsi="Times New Roman" w:cs="Times New Roman"/>
          <w:noProof/>
          <w:lang w:val="en-US"/>
        </w:rPr>
        <w:t>(Raastad, 2010)</w:t>
      </w:r>
      <w:r w:rsidR="00EB3403">
        <w:rPr>
          <w:rFonts w:ascii="Times New Roman" w:hAnsi="Times New Roman" w:cs="Times New Roman"/>
          <w:lang w:val="en-US"/>
        </w:rPr>
        <w:fldChar w:fldCharType="end"/>
      </w:r>
      <w:r>
        <w:rPr>
          <w:rFonts w:ascii="Times New Roman" w:hAnsi="Times New Roman" w:cs="Times New Roman"/>
          <w:lang w:val="en-US"/>
        </w:rPr>
        <w:t xml:space="preserve">. Training intensity is commonly prescribed relative to maximal muscle strength and expressed as a percentage of one-repetition maximum (1RM), defined as the highest load that can be lifted once with correct technique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{"citationID":"gHkrANS9","properties":{"formattedCitation":"(Infante et al., 2021)","plainCitation":"(Infante et al., 2021)","noteIndex":0},"citationItems":[{"id":94,"uris":["http://zotero.org/users/15910014/items/X9K9IN6S"],"itemData":{"id":94,"type":"article-journal","abstract":"Abstract\n            \n              Infante, MA, Harrell, GM, Strand, KL, Parrino, RL, and Signorile, JF. One repetition maximum test-retest reliability and safety using Keiser pneumatic resistance training machines with older women.\n              J Strength Cond Res\n              35(12): 3513–3517, 2021—Chest press (CP) and leg press (LP) are the most common exercises used to assess strength in older persons; therefore, the reliability of these tests is critical to clinicians and researchers. Because women comprise the highest proportion of the older population, this study examined the test-retest reliability of Keiser A420 pneumatic machines during CP and LP 1 repetition maximum (1RM) testing in 23 older women on 2 separate occasions, trial 1 (T1) and trial 2 (T2), at least 72 hours apart. Significance was set at &lt;0.05. CP1RM and LP1RM showed excellent test-retest reliability (intraclass correlation coefficient = 0.974, 0.972, respectively,\n              p\n              &lt; 0.001) and low coefficients of variation (CP1RM = 5.28%; LP1RM = 6.32%). Standard error of measurement for CP1RM (0.97 kg) was lower than that of LP1RM (6.36 kg). The minimal detectable change (MDC) for the CP1RM and LP1RM was 2.69 and 17.63 kg, respectively. Bland-Altman plots revealed only 1 point outside of the 95% CI for comparison of T1 and T2 for either exercise, there was little systematic error across average values, both lines of equality fell within the limits of agreement (LOA), and the bias between T1 and T2 for both exercises was below 5% of the average 1RM. By contrast, the LOA for CP1RM and LP1RM are somewhat wide because they both exceeded their computed MDC values. Given the excellent test-retest reliability of the Keiser A420 pneumatic CP and LP machines with older women, clinicians and researchers can confidently and safely use these machines for 1RM testing after proper familiarization.","container-title":"Journal of Strength &amp; Conditioning Research","DOI":"10.1519/JSC.0000000000004143","ISSN":"1064-8011","issue":"12","language":"en","page":"3513-3517","source":"DOI.org (Crossref)","title":"One Repetition Maximum Test-Retest Reliability and Safety Using Keiser Pneumatic Resistance Training Machines With Older Women","volume":"35","author":[{"family":"Infante","given":"Manuel A."},{"family":"Harrell","given":"Giovanna M."},{"family":"Strand","given":"Keri L."},{"family":"Parrino","given":"Rosalia L."},{"family":"Signorile","given":"Joseph F."}],"issued":{"date-parts":[["2021",12]]}}}],"schema":"https://github.com/citation-style-language/schema/raw/master/csl-citation.json"}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(Infante et al., 2021)</w:t>
      </w:r>
      <w:r>
        <w:rPr>
          <w:rFonts w:ascii="Times New Roman" w:hAnsi="Times New Roman" w:cs="Times New Roman"/>
          <w:lang w:val="en-US"/>
        </w:rPr>
        <w:fldChar w:fldCharType="end"/>
      </w:r>
      <w:r>
        <w:rPr>
          <w:rFonts w:ascii="Times New Roman" w:hAnsi="Times New Roman" w:cs="Times New Roman"/>
          <w:lang w:val="en-US"/>
        </w:rPr>
        <w:t xml:space="preserve">. </w:t>
      </w:r>
    </w:p>
    <w:p w14:paraId="494C4133" w14:textId="368077D0" w:rsidR="00197234" w:rsidRPr="00FB56BF" w:rsidRDefault="00197234" w:rsidP="00857609">
      <w:pPr>
        <w:rPr>
          <w:rFonts w:ascii="Times New Roman" w:hAnsi="Times New Roman" w:cs="Times New Roman"/>
          <w:lang w:val="en-US"/>
        </w:rPr>
      </w:pPr>
      <w:r w:rsidRPr="00FB56BF">
        <w:rPr>
          <w:rFonts w:ascii="Times New Roman" w:hAnsi="Times New Roman" w:cs="Times New Roman"/>
          <w:lang w:val="en-US"/>
        </w:rPr>
        <w:t xml:space="preserve">Evidence from randomized controlled trials demonstrate that resistance training can significantly reduce CRF during and after cancer treatment. Improvements in fatigue outcomes have been observed following interventions lasting 8-12 weeks, with benefits reported across multiple cancer diagnoses and treatment phases </w:t>
      </w:r>
      <w:r w:rsidRPr="00FB56BF">
        <w:rPr>
          <w:rFonts w:ascii="Times New Roman" w:hAnsi="Times New Roman" w:cs="Times New Roman"/>
          <w:lang w:val="en-US"/>
        </w:rPr>
        <w:fldChar w:fldCharType="begin"/>
      </w:r>
      <w:r w:rsidR="00D1319D" w:rsidRPr="00FB56BF">
        <w:rPr>
          <w:rFonts w:ascii="Times New Roman" w:hAnsi="Times New Roman" w:cs="Times New Roman"/>
          <w:lang w:val="en-US"/>
        </w:rPr>
        <w:instrText xml:space="preserve"> ADDIN ZOTERO_ITEM CSL_CITATION {"citationID":"FOp6AMst","properties":{"formattedCitation":"(De Backer et al., 2009; Padilha et al., 2017; Soriano-Maldonado et al., 2023; Speck et al., 2010)","plainCitation":"(De Backer et al., 2009; Padilha et al., 2017; Soriano-Maldonado et al., 2023; Speck et al., 2010)","noteIndex":0},"citationItems":[{"id":105,"uris":["http://zotero.org/users/15910014/items/A55HEWP5"],"itemData":{"id":105,"type":"article-journal","container-title":"International Journal of Sports Medicine","DOI":"10.1055/s-0029-1225330","ISSN":"0172-4622, 1439-3964","issue":"10","journalAbbreviation":"Int J Sports Med","language":"en","page":"703-712","source":"DOI.org (Crossref)","title":"Resistance Training in Cancer Survivors: A Systematic Review","title-short":"Resistance Training in Cancer Survivors","volume":"30","author":[{"family":"De Backer","given":"I. C."},{"family":"Schep","given":"G."},{"family":"Backx","given":"F. J."},{"family":"Vreugdenhil","given":"G."},{"family":"Kuipers","given":"H."}],"issued":{"date-parts":[["2009",10]]}}},{"id":110,"uris":["http://zotero.org/users/15910014/items/6HWZNND7"],"itemData":{"id":110,"type":"article-journal","container-title":"Journal of Cancer Survivorship","DOI":"10.1007/s11764-016-0592-x","ISSN":"1932-2259, 1932-2267","issue":"3","journalAbbreviation":"J Cancer Surviv","language":"en","page":"339-349","source":"DOI.org (Crossref)","title":"Evaluation of resistance training to improve muscular strength and body composition in cancer patients undergoing neoadjuvant and adjuvant therapy: a meta-analysis","title-short":"Evaluation of resistance training to improve muscular strength and body composition in cancer patients undergoing neoadjuvant and adjuvant therapy","volume":"11","author":[{"family":"Padilha","given":"Camila S."},{"family":"Marinello","given":"Poliana Camila"},{"family":"Galvão","given":"Daniel A."},{"family":"Newton","given":"Robert U."},{"family":"Borges","given":"Fernando H."},{"family":"Frajacomo","given":"Fernando"},{"family":"Deminice","given":"Rafael"}],"issued":{"date-parts":[["2017",6]]}}},{"id":101,"uris":["http://zotero.org/users/15910014/items/C8BLAE9S"],"itemData":{"id":101,"type":"article-journal","abstract":"Abstract\n            \n              Purpose\n              This study assessed the effects of 12-week supervised resistance training combined with home-based physical activity on physical fitness, cancer-related fatigue, depressive symptoms, health-related quality of life (HRQoL), and life satisfaction in female breast cancer survivors.\n            \n            \n              Methods\n              A parallel-group, outcome assessor-blinded, randomized controlled trial included 60 female breast cancer survivors who had completed their core treatments within the previous 10 years. Through computer-generated simple randomization, participants were assigned to resistance training (RTG; two sessions/week for 12 weeks plus instructions to undertake ≥ 10,000 steps/d) or control (CG; ≥ 10,000 steps/d only). Outcomes were evaluated at baseline and week 12. Muscular strength was assessed with electromechanical dynamometry. A standardized full-body muscular strength score was the primary outcome. Secondary outcomes included cardiorespiratory fitness, shoulder mobility, cancer-related fatigue, depressive symptoms, HRQoL, and life satisfaction.\n            \n            \n              Results\n              \n                Thirty-two participants were assigned to RTG (29 achieved ≥ 75% attendance) and 28 to CG (all completed the trial). Intention-to-treat analyses revealed that the standardized full-body muscular strength score increased significantly in the RTG compared to the CG (0.718; 95% CI 0.361–1.074,\n                P\n                 &lt; 0.001, Cohen's \n                d\n                = 1.04). This increase was consistent for the standardized scores of upper-body (0.727; 95% CI 0.294–1.160,\n                P\n                 = 0.001,\n                d\n                = 0.87) and lower-body (0.709; 95% CI 0.324–1.094,\n                P\n                 = 0.001,\n                d\n                = 0.96) strength. There was no effect on cardiorespiratory fitness, shoulder flexion, cancer-related fatigue, depressive symptoms, HRQoL, or life satisfaction. The sensitivity analyses confirmed these results.\n              \n            \n            \n              Conclusion\n              and implication for cancer survivors.\n              In female breast cancer survivors who had completed their core treatments within the past 10 years, adding two weekly sessions of supervised resistance training to a prescription of home-based physical activity for 12 weeks produced a large increase in upper-, lower-, and full-body muscular strength, while other fitness components and patient-reported outcomes did not improve.\n              Trial registration number.\n              ISRCTN14601208.","container-title":"Journal of Cancer Survivorship","DOI":"10.1007/s11764-022-01192-1","ISSN":"1932-2259, 1932-2267","issue":"5","journalAbbreviation":"J Cancer Surviv","language":"en","page":"1371-1385","source":"DOI.org (Crossref)","title":"Effects of a 12-week supervised resistance training program, combined with home-based physical activity, on physical fitness and quality of life in female breast cancer survivors: the EFICAN randomized controlled trial","title-short":"Effects of a 12-week supervised resistance training program, combined with home-based physical activity, on physical fitness and quality of life in female breast cancer survivors","volume":"17","author":[{"family":"Soriano-Ma</w:instrText>
      </w:r>
      <w:r w:rsidR="00D1319D" w:rsidRPr="00FB56BF">
        <w:rPr>
          <w:rFonts w:ascii="Times New Roman" w:hAnsi="Times New Roman" w:cs="Times New Roman"/>
        </w:rPr>
        <w:instrText xml:space="preserve">ldonado","given":"Alberto"},{"family":"Díez-Fernández","given":"David M."},{"family":"Esteban-Simón","given":"Alba"},{"family":"Rodríguez-Pérez","given":"Manuel A."},{"family":"Artés-Rodríguez","given":"Eva"},{"family":"Casimiro-Artés","given":"Miguel A."},{"family":"Moreno-Martos","given":"Herminia"},{"family":"Toro-de-Federico","given":"Antonio"},{"family":"Hachem-Salas","given":"Nur"},{"family":"Bartholdy","given":"Cecilie"},{"family":"Henriksen","given":"Marius"},{"family":"Casimiro-Andújar","given":"Antonio J."}],"issued":{"date-parts":[["2023",10]]}}},{"id":32,"uris":["http://zotero.org/users/15910014/items/26FEIKAW"],"itemData":{"id":32,"type":"article-journal","container-title":"Journal of Cancer Survivorship","DOI":"10.1007/s11764-009-0110-5","ISSN":"1932-2259, 1932-2267","issue":"2","journalAbbreviation":"J Cancer Surviv","language":"en","license":"http://www.springer.com/tdm","page":"87-100","source":"DOI.org (Crossref)","title":"An update of controlled physical activity trials in cancer survivors: a systematic review and meta-analysis","title-short":"An update of controlled physical activity trials in cancer survivors","volume":"4","author":[{"family":"Speck","given":"Rebecca M."},{"family":"Courneya","given":"Kerry S."},{"family":"Mâsse","given":"Louise C."},{"family":"Duval","given":"Sue"},{"family":"Schmitz","given":"Kathryn H."}],"issued":{"date-parts":[["2010",6]]}}}],"schema":"https://github.com/citation-style-language/schema/raw/master/csl-citation.json"} </w:instrText>
      </w:r>
      <w:r w:rsidRPr="00FB56BF">
        <w:rPr>
          <w:rFonts w:ascii="Times New Roman" w:hAnsi="Times New Roman" w:cs="Times New Roman"/>
          <w:lang w:val="en-US"/>
        </w:rPr>
        <w:fldChar w:fldCharType="separate"/>
      </w:r>
      <w:r w:rsidR="00D1319D" w:rsidRPr="00FB56BF">
        <w:rPr>
          <w:rFonts w:ascii="Times New Roman" w:hAnsi="Times New Roman" w:cs="Times New Roman"/>
          <w:noProof/>
        </w:rPr>
        <w:t>(De Backer et al., 2009; Padilha et al., 2017; Soriano-Maldonado et al., 2023; Speck et al., 2010)</w:t>
      </w:r>
      <w:r w:rsidRPr="00FB56BF">
        <w:rPr>
          <w:rFonts w:ascii="Times New Roman" w:hAnsi="Times New Roman" w:cs="Times New Roman"/>
          <w:lang w:val="en-US"/>
        </w:rPr>
        <w:fldChar w:fldCharType="end"/>
      </w:r>
      <w:r w:rsidR="00D1319D" w:rsidRPr="00FB56BF">
        <w:rPr>
          <w:rFonts w:ascii="Times New Roman" w:hAnsi="Times New Roman" w:cs="Times New Roman"/>
        </w:rPr>
        <w:t xml:space="preserve">. </w:t>
      </w:r>
      <w:r w:rsidR="00D1319D" w:rsidRPr="00FB56BF">
        <w:rPr>
          <w:rFonts w:ascii="Times New Roman" w:hAnsi="Times New Roman" w:cs="Times New Roman"/>
          <w:lang w:val="en-US"/>
        </w:rPr>
        <w:t xml:space="preserve">These reductions in fatigue are clinically relevant, as CRF is strongly associated with impaired daily functioning, reduced work ability, and diminished quality of life among cancer survivors </w:t>
      </w:r>
      <w:r w:rsidR="00D1319D" w:rsidRPr="00FB56BF">
        <w:rPr>
          <w:rFonts w:ascii="Times New Roman" w:hAnsi="Times New Roman" w:cs="Times New Roman"/>
          <w:lang w:val="en-US"/>
        </w:rPr>
        <w:fldChar w:fldCharType="begin"/>
      </w:r>
      <w:r w:rsidR="00D1319D" w:rsidRPr="00FB56BF">
        <w:rPr>
          <w:rFonts w:ascii="Times New Roman" w:hAnsi="Times New Roman" w:cs="Times New Roman"/>
          <w:lang w:val="en-US"/>
        </w:rPr>
        <w:instrText xml:space="preserve"> ADDIN ZOTERO_ITEM CSL_CITATION {"citationID":"7mPRdtKA","properties":{"formattedCitation":"(Lee, 2022)","plainCitation":"(Lee, 2022)","noteIndex":0},"citationItems":[{"id":33,"uris":["http://zotero.org/users/15910014/items/7BIMEK8X"],"itemData":{"id":33,"type":"article-journal","container-title":"Journal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patients","volume":"11","author":[{"family":"Lee","given":"Junghoon"}],"issued":{"date-parts":[["2022",3]]}}}],"schema":"https://github.com/citation-style-language/schema/raw/master/csl-citation.json"} </w:instrText>
      </w:r>
      <w:r w:rsidR="00D1319D" w:rsidRPr="00FB56BF">
        <w:rPr>
          <w:rFonts w:ascii="Times New Roman" w:hAnsi="Times New Roman" w:cs="Times New Roman"/>
          <w:lang w:val="en-US"/>
        </w:rPr>
        <w:fldChar w:fldCharType="separate"/>
      </w:r>
      <w:r w:rsidR="00D1319D" w:rsidRPr="00FB56BF">
        <w:rPr>
          <w:rFonts w:ascii="Times New Roman" w:hAnsi="Times New Roman" w:cs="Times New Roman"/>
          <w:noProof/>
          <w:lang w:val="en-US"/>
        </w:rPr>
        <w:t>(Lee, 2022)</w:t>
      </w:r>
      <w:r w:rsidR="00D1319D" w:rsidRPr="00FB56BF">
        <w:rPr>
          <w:rFonts w:ascii="Times New Roman" w:hAnsi="Times New Roman" w:cs="Times New Roman"/>
          <w:lang w:val="en-US"/>
        </w:rPr>
        <w:fldChar w:fldCharType="end"/>
      </w:r>
      <w:r w:rsidR="00D1319D" w:rsidRPr="00FB56BF">
        <w:rPr>
          <w:rFonts w:ascii="Times New Roman" w:hAnsi="Times New Roman" w:cs="Times New Roman"/>
          <w:lang w:val="en-US"/>
        </w:rPr>
        <w:t xml:space="preserve">. </w:t>
      </w:r>
    </w:p>
    <w:p w14:paraId="6EF7FC6E" w14:textId="2C94D156" w:rsidR="00D1319D" w:rsidRPr="00FB56BF" w:rsidRDefault="00D1319D" w:rsidP="00857609">
      <w:pPr>
        <w:rPr>
          <w:rFonts w:ascii="Times New Roman" w:hAnsi="Times New Roman" w:cs="Times New Roman"/>
          <w:lang w:val="en-US"/>
        </w:rPr>
      </w:pPr>
      <w:r w:rsidRPr="00FB56BF">
        <w:rPr>
          <w:rFonts w:ascii="Times New Roman" w:hAnsi="Times New Roman" w:cs="Times New Roman"/>
          <w:lang w:val="en-US"/>
        </w:rPr>
        <w:t xml:space="preserve">Several physiological mechanisms may explain the fatigue-reducing effects of resistance training. At the muscular level, resistance training enhances mitochondrial function and metabolic efficiency, contributing to improved energy utilization and reduced perceived exertion during daily activities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{"citationID":"mUkaZiGh","properties":{"formattedCitation":"(Hood et al., 2019; Porter et al., 2015)","plainCitation":"(Hood et al., 2019; Porter et al., 2015)","noteIndex":0},"citationItems":[{"id":97,"uris":["http://zotero.org/users/15910014/items/M54H7FF5"],"itemData":{"id":97,"type":"article-journal","abstract":"Mitochondria are critical organelles responsible for regulating the metabolic status of skeletal muscle. These organelles exhibit remarkable plasticity by adapting their volume, structure, and function in response to chronic exercise, disuse, aging, and disease. A single bout of exercise initiates signaling to provoke increases in mitochondrial biogenesis, balanced by the onset of organelle turnover carried out by the mitophagy pathway. This accelerated turnover ensures the presence of a high functioning network of mitochondria designed for optimal ATP supply, with the consequence of favoring lipid metabolism, maintaining muscle mass, and reducing apoptotic susceptibility over the longer term. Conversely, aging and disuse are associated with reductions in muscle mass that are in part attributable to dysregulation of the mitochondrial network and impaired mitochondrial function. Therefore, exercise represents a viable, nonpharmaceutical therapy with the potential to reverse and enhance the impaired mitochondrial function observed with aging and chronic muscle disuse.","container-title":"Annual Review of Physiology","DOI":"10.1146/annurev-physiol-020518-114310","ISSN":"0066-4278, 1545-1585","issue":"1","journalAbbreviation":"Annu. Rev. Physiol.","language":"en","page":"19-41","source":"DOI.org (Crossref)","title":"Maintenance of Skeletal Muscle Mitochondria in Health, Exercise, and Aging","volume":"81","author":[{"family":"Hood","given":"David A."},{"family":"Memme","given":"Jonathan M."},{"family":"Oliveira","given":"Ashley N."},{"family":"Triolo","given":"Matthew"}],"issued":{"date-parts":[["2019",2,10]]}}},{"id":103,"uris":["http://zotero.org/users/15910014/items/AU28HIZK"],"itemData":{"id":103,"type":"article-journal","container-title":"Medicine &amp; Science in Sports &amp; Exercise","DOI":"10.1249/MSS.0000000000000605","ISSN":"0195-9131","issue":"9","language":"en","page":"1922-1931","source":"DOI.org (Crossref)","title":"Resistance Exercise Training Alters Mitochondrial Function in Human Skeletal Muscle","volume":"47","author":[{"family":"Porter","given":"Craig"},{"family":"Reidy","given":"Paul T."},{"family":"Bhattarai","given":"Nisha"},{"family":"Sidossis","given":"Labros S."},{"family":"Rasmussen","given":"Blake B."}],"issued":{"date-parts":[["2015",9]]}}}],"schema":"https://github.com/citation-style-language/schema/raw/master/csl-citation.json"}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(Hood et al., 2019; Porter et al., 2015)</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Additionally, skeletal muscle contraction stimulates the release of myokines with anti-inflammatory properties, which may counteract the chronic low-grade inflammation implicated in the pathophysiology of CRF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{"citationID":"1rmiWyE4","properties":{"formattedCitation":"(Bettariga et al., 2025; Mcleod et al., 2019; Tagliafico et al., 2022)","plainCitation":"(Bettariga et al., 2025; Mcleod et al., 2019; Tagliafico et al., 2022)","noteIndex":0},"citationItems":[{"id":121,"uris":["http://zotero.org/users/15910014/items/KR56WCI3"],"itemData":{"id":121,"type":"article-journal","abstract":"Abstract\n            \n              Background\n              Despite advances in breast cancer treatment, recurrence remains common and contributes to higher mortality risk. Among the potential mechanisms, inflammation plays a key role in recurrence by promoting tumor progression. Exercise provides a wide array of health benefits and may reduce inflammation, potentially reducing mortality risk. However, the effects of exercise, including mode (ie, resistance training [RT], aerobic training [AT], and combined RT and AT) and program duration, on inflammatory biomarkers in breast cancer survivors remain to be elucidated.\n            \n            \n              Methods\n              A systematic search was undertaken in PubMed, CINAHL, Embase, SPORTDiscus, and CENTRAL in August 2024. Randomized controlled trials examining the effects of exercise on interleukin-1 beta (IL-1β), interleukin 6 (IL-6), IL-8, IL-10, tumor necrosis factor alpha (TNF-α), and C-reactive protein (CRP) were included. A random-effects meta-analysis was undertaken to quantify the magnitude of change.\n            \n            \n              Results\n              Twenty-two studies were included (n = 968). Exercise induced small to large statistically significant reductions in IL-6 (standardized mean difference [SMD] = −0.85; 95% CI = −1.68 to −0.02; P = .05) and TNF-α (SMD = −0.40; 95% CI = −0.81 to 0.01; P = .05) and a trend for a decrease in CRP. When stratifying by exercise mode, trends toward reduction in IL-6 and TNF-α were observed for combined exercise, while changes were not generally affected by exercise program duration.\n            \n            \n              Conclusion\n              Exercise, especially combined RT and AT, can reduce pro-inflammatory biomarkers, and may be a suitable strategy to reduce inflammation in breast cancer survivors. However, further research is needed to investigate the effects of exercise mode and program duration on markers of inflammation in this survivor group.","container-title":"JNCI: Journal of the National Cancer Institute","DOI":"10.1093/jnci/djaf062","ISSN":"0027-8874, 1460-2105","issue":"10","language":"en","license":"https://creativecommons.org/licenses/by-nc/4.0/","page":"1984-1998","source":"DOI.org (Crossref)","title":"Effects of exercise on inflammation in female survivors of nonmetastatic breast cancer: a systematic review and meta-analysis","title-short":"Effects of exercise on inflammation in female survivors of nonmetastatic breast cancer","volume":"117","author":[{"family":"Bettariga","given":"Francesco"},{"family":"Taaffe","given":"Dennis R"},{"family":"Borsati","given":"Anita"},{"family":"Avancini","given":"Alice"},{"family":"Pilotto","given":"Sara"},{"family":"Lazzarini","given":"Stefano G"},{"family":"Lopez","given":"Pedro"},{"family":"Maestroni","given":"Luca"},{"family":"Crainich","given":"Umberto"},{"family":"Campbell","given":"John P"},{"family":"Clay","given":"Timothy D"},{"family":"Galvão","given":"Daniel A"},{"family":"Newton","given":"Robert U"}],"issued":{"date-parts":[["2025",10,1]]}}},{"id":117,"uris":["http://zotero.org/users/15910014/items/SR7AU85D"],"itemData":{"id":117,"type":"article-journal","container-title":"Frontiers in Physiology","DOI":"10.3389/fphys.2019.00645","ISSN":"1664-042X","journalAbbreviation":"Front. Physiol.","page":"645","source":"DOI.org (Crossref)","title":"Resistance Exercise Training as a Primary Countermeasure to Age-Related Chronic Disease","volume":"10","author":[{"family":"Mcleod","given":"Jonathan C."},{"family":"Stokes","given":"Tanner"},{"family":"Phillips","given":"Stuart M."}],"issued":{"date-parts":[["2019",6,6]]}}},{"id":129,"uris":["http://zotero.org/users/15910014/items/L7MICLTV"],"itemData":{"id":129,"type":"article-journal","abstract":"Abstract\n            Sarcopenia indicates a loss of skeletal muscle mass, a condition that leads to a decline in physical performance. In 2018, the European Working Group on Sarcopenia in Older People met to update the original definition of sarcopenia: New scientific and clinical insights were introduced to emphasize the importance of muscle strength loss as a prime indicator of probable sarcopenia. In addition, the skeletal muscle is not only the organ related to mobility, but it is recognized as a secondary secretory organ too, with endocrine functions influencing several systems and preserving health. In this perspective, radiology could have a major role in early detection of sarcopenia and guarantee improvement in its treatment in clinical practice. We present here an update of clinical knowledge about sarcopenia and advantages and limitations of radiological evaluation of sarcopenia focusing on major body composition imaging modalities such as dual-energy X-ray absorptiometry, CT, and MRI. In addition, we discuss controversial such as the lack of consensus or standardization, different measurement methods, and diagnostic radiological cutoff points. Sarcopenia evaluation with radiological methods could enhance the role of radiologist in performing studies with relevant impact on medical and social outcome, placing radiology at the pinnacle of quality in evidence-based practice with high-level studies.","container-title":"La radiologia medica","DOI":"10.1007/s11547-022-01450-3","ISSN":"1826-6983","issue":"3","journalAbbreviation":"Radiol med","language":"en","page":"228-237","source":"DOI.org (Crossref)","title":"Sarcopenia: how to measure, when and why","title-short":"Sarcopenia","volume":"127","author":[{"family":"Tagliafico","given":"Alberto Stefano"},{"family":"Bignotti","given":"Bianca"},{"family":"Torri","given":"Lorenzo"},{"family":"Rossi","given":"Federica"}],"issued":{"date-parts":[["2022",3]]}}}],"schema":"https://github.com/citation-style-language/schema/raw/master/csl-citation.json"}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(Bettariga et al., 2025; Mcleod et al., 2019; Tagliafico et al., 2022)</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These adaptions may help mitigate systemic inflammation and immune dysregulation commonly observed following cancer treatment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{"citationID":"Hodu568f","properties":{"formattedCitation":"(Di Meglio &amp; Vaz-Luis, 2024; Serra et al., 2018)","plainCitation":"(Di Meglio &amp; Vaz-Luis, 2024; Serra et al., 2018)","noteIndex":0},"citationItems":[{"id":124,"uris":["http://zotero.org/users/15910014/items/CIZ4E45T"],"itemData":{"id":124,"type":"article-journal","container-title":"ESMO Open","DOI":"10.1016/j.esmoop.2023.102205","ISSN":"20597029","issue":"1","journalAbbreviation":"ESMO Open","language":"en","page":"102205","source":"DOI.org (Crossref)","title":"Systemic inflammation and cancer-related frailty: shifting the paradigm toward precision survivorship medicine","title-short":"Systemic inflammation and cancer-related frailty","volume":"9","author":[{"family":"Di Meglio","given":"A."},{"family":"Vaz-Luis","given":"I."}],"issued":{"date-parts":[["2024",1]]}}},{"id":113,"uris":["http://zotero.org/users/15910014/items/GJ66PXQ8"],"itemData":{"id":113,"type":"article-journal","abstract":"Abstract\n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(Di Meglio &amp; Vaz-Luis, 2024; Serra et al., 2018)</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w:t>
      </w:r>
    </w:p>
    <w:p w14:paraId="44CFF978" w14:textId="345DBAE7" w:rsidR="00857609" w:rsidRPr="00857609" w:rsidRDefault="00197234" w:rsidP="00857609">
      <w:pPr>
        <w:rPr>
          <w:rFonts w:ascii="Times New Roman" w:hAnsi="Times New Roman" w:cs="Times New Roman"/>
          <w:lang w:val="en-US"/>
        </w:rPr>
      </w:pPr>
      <w:r>
        <w:rPr>
          <w:rFonts w:ascii="Times New Roman" w:hAnsi="Times New Roman" w:cs="Times New Roman"/>
          <w:lang w:val="en-US"/>
        </w:rPr>
        <w:t xml:space="preserve">Despite strong evidence supporting resistance training as a non-pharmacological intervention for cancer rehabilitation, implementation in clinical practice remains limited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{"citationID":"BXmw7Knc","properties":{"formattedCitation":"(Bullard et al., 2019; Champ et al., 2023; Kampshoff et al., 2015)","plainCitation":"(Bullard et al., 2019; Champ et al., 2023; Kampshoff et al., 2015)","noteIndex":0},"citationItems":[{"id":119,"uris":["http://zotero.org/users/15910014/items/PF5XVEYX"],"itemData":{"id":119,"type":"article-journal","container-title":"BMC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Champ et al., 2023; Kampshoff et al., 2015)</w:t>
      </w:r>
      <w:r>
        <w:rPr>
          <w:rFonts w:ascii="Times New Roman" w:hAnsi="Times New Roman" w:cs="Times New Roman"/>
          <w:lang w:val="en-US"/>
        </w:rPr>
        <w:fldChar w:fldCharType="end"/>
      </w:r>
      <w:r>
        <w:rPr>
          <w:rFonts w:ascii="Times New Roman" w:hAnsi="Times New Roman" w:cs="Times New Roman"/>
          <w:lang w:val="en-US"/>
        </w:rPr>
        <w:t xml:space="preserve">. Barriers such as limited access to supervised programs, logistical challenges, cancer-related </w:t>
      </w:r>
      <w:ins w:id="20" w:author="Anne Mette Rustaden" w:date="2026-03-16T12:40:00Z" w16du:dateUtc="2026-03-16T11:40:00Z">
        <w:r w:rsidR="00610285">
          <w:rPr>
            <w:rFonts w:ascii="Times New Roman" w:hAnsi="Times New Roman" w:cs="Times New Roman"/>
            <w:lang w:val="en-US"/>
          </w:rPr>
          <w:t xml:space="preserve">and </w:t>
        </w:r>
        <w:r w:rsidR="00EF69F7">
          <w:rPr>
            <w:rFonts w:ascii="Times New Roman" w:hAnsi="Times New Roman" w:cs="Times New Roman"/>
            <w:lang w:val="en-US"/>
          </w:rPr>
          <w:t xml:space="preserve">treatment related?? </w:t>
        </w:r>
      </w:ins>
      <w:r>
        <w:rPr>
          <w:rFonts w:ascii="Times New Roman" w:hAnsi="Times New Roman" w:cs="Times New Roman"/>
          <w:lang w:val="en-US"/>
        </w:rPr>
        <w:t xml:space="preserve">symptoms, and insufficient guidance from healthcare professionals contribute to low participation and adherence rates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{"citationID":"28au1vx7","properties":{"formattedCitation":"(IJsbrandy et al., 2019)","plainCitation":"(IJsbrandy et al., 2019)","noteIndex":0},"citationItems":[{"id":95,"uris":["http://zotero.org/users/15910014/items/BNA9LMVB"],"itemData":{"id":95,"type":"article-journal","container-title":"Journal of Cancer Survivorship","DOI":"10.1007/s11764-019-00789-3","ISSN":"1932-2259, 1932-2267","issue":"5","journalAbbreviation":"J Cancer Surviv","language":"en","page":"703-712","source":"DOI.org (Crossref)","title":"Implementing physical activity programs for patients with cancer in current practice: patients’ experienced barriers and facilitators","title-short":"Implementing physical activity programs for patients with cancer in current practice","volume":"13","author":[{"family":"IJsbrandy","given":"Charlotte"},{"family":"Hermens","given":"Rosella P. M. G."},{"family":"Boerboom","given":"Laura W. M."},{"family":"Gerritsen","given":"Winald R."},{"family":"Van Harten","given":"Wim H."},{"family":"Ottevanger","given":"Petronella B."}],"issued":{"date-parts":[["2019",10]]}}}],"schema":"https://github.com/citation-style-language/schema/raw/master/csl-citation.json"}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(IJsbrandy et al., 2019)</w:t>
      </w:r>
      <w:r>
        <w:rPr>
          <w:rFonts w:ascii="Times New Roman" w:hAnsi="Times New Roman" w:cs="Times New Roman"/>
          <w:lang w:val="en-US"/>
        </w:rPr>
        <w:fldChar w:fldCharType="end"/>
      </w:r>
      <w:r>
        <w:rPr>
          <w:rFonts w:ascii="Times New Roman" w:hAnsi="Times New Roman" w:cs="Times New Roman"/>
          <w:lang w:val="en-US"/>
        </w:rPr>
        <w:t xml:space="preserve">. These barriers highlight the need for alternative and scalable exercise delivery models. Accordingly, current research emphasizes the importance of identifying optimal training modalities, intensity, and delivery formats to improve fatigue outcomes and long-term adherence among cancer survivors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{"citationID":"LLjkEP7z","properties":{"formattedCitation":"(Batalik et al., 2024; Rossen et al., 2020)","plainCitation":"(Batalik et al., 2024; Rossen et al., 2020)","noteIndex":0},"citationItems":[{"id":122,"uris":["http://zotero.org/users/15910014/items/H2W2F2UD"],"itemData":{"id":122,"type":"article-journal","abstract":"Abstract\n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Jing"}],"issued":{"date-parts":[["2024",5,17]]}}},{"id":127,"uris":["http://zotero.org/users/15910014/items/RL6PWAZM"],"itemData":{"id":127,"type":"article-journal","abstract":"Background\n              Physical activity is associated with a positive prognosis in cancer survivors and may decrease the risk of adverse effects of treatment. Accordingly, physical activity programs are recommended as a part of cancer rehabilitation services. Digital technology may support cancer survivors in increasing their level of physical activity and increase the reach or efficiency of cancer rehabilitation services, yet it also comes with a range of challenges.\n            \n            \n              Objective\n              The aim of this qualitative study was to explore cancer survivors’ receptiveness to using digital technology as a mode of support to increase their physical activity in a municipality-based cancer rehabilitation setting.\n            \n            \n              Methods\n              Semistructured interviews were conducted with 11 cancer survivors (3 males, 8 females, age range 32-82 years) who were referred for cancer rehabilitation and had participated in a questionnaire survey using the Readiness and Enablement Index for Health Technology (READHY) questionnaire. Data analysis was based on the content analysis method.\n            \n            \n              Results\n              Two themes were identified as important for the interviewees’ receptiveness to using digital technology services in connection with their physical activity during rehabilitation: their attitude toward physical activity and their attitude toward digital technology–assisted physical activity. Our results indicated that it is important to address the cancer survivors’ motivation for using technology for physical activity and their individual preferences in terms of the following: (1) incidental or structured (eg, cardiovascular and strength exercises or disease-specific rehabilitative exercises) physical activity; (2) social or individual context; and (3) instruction (know-how) or information (know-why).\n            \n            \n              Conclusions\n              The identified preferences provide new insight that complements the cancer survivors’ readiness level and can likely help designers, service providers, and caregivers provide solutions that increase patient receptiveness toward technology-assisted physical activity. Combining digital technology informed by cancer survivors’ needs, preferences, and readiness with the capacity building of the workforce can aid in tailoring digital solutions to suit not only individuals who are receptive to using such technologies but also those reluctant to do so.","container-title":"Journal of Medical Internet Research","DOI":"10.2196/15335","ISSN":"1438-8871","issue":"8","journalAbbreviation":"J Med Internet Res","language":"en","page":"e15335","source":"DOI.org (Crossref)","title":"Cancer Survivors’ Receptiveness to Digital Technology–Supported Physical Rehabilitation and the Implications for Design: Qualitative Study","title-short":"Cancer Survivors’ Receptiveness to Digital Technology–Supported Physical Rehabilitation and the Implications for Design","volume":"22","author":[{"family":"Rossen","given":"Sine"},{"family":"Kayser","given":"Lars"},{"family":"Vibe-Petersen","given":"Jette"},{"family":"Christensen","given":"Jesper Frank"},{"family":"Ried-Larsen","given":"Mathias"}],"issued":{"date-parts":[["2020",8,5]]}}}],"schema":"https://github.com/citation-style-language/schema/raw/master/csl-citation.json"}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(Batalik et al., 2024; Rossen et al., 2020)</w:t>
      </w:r>
      <w:r>
        <w:rPr>
          <w:rFonts w:ascii="Times New Roman" w:hAnsi="Times New Roman" w:cs="Times New Roman"/>
          <w:lang w:val="en-US"/>
        </w:rPr>
        <w:fldChar w:fldCharType="end"/>
      </w:r>
      <w:r>
        <w:rPr>
          <w:rFonts w:ascii="Times New Roman" w:hAnsi="Times New Roman" w:cs="Times New Roman"/>
          <w:lang w:val="en-US"/>
        </w:rPr>
        <w:t xml:space="preserve">. </w:t>
      </w:r>
    </w:p>
    <w:p w14:paraId="4EFE976B" w14:textId="159A4191" w:rsidR="00E90345" w:rsidRDefault="00E90345" w:rsidP="00E90345">
      <w:pPr>
        <w:pStyle w:val="Overskrift3"/>
        <w:rPr>
          <w:rFonts w:ascii="Times New Roman" w:hAnsi="Times New Roman" w:cs="Times New Roman"/>
          <w:lang w:val="en-US"/>
        </w:rPr>
      </w:pPr>
      <w:bookmarkStart w:id="21" w:name="_Toc223694041"/>
      <w:r w:rsidRPr="00E90345">
        <w:rPr>
          <w:rFonts w:ascii="Times New Roman" w:hAnsi="Times New Roman" w:cs="Times New Roman"/>
          <w:lang w:val="en-US"/>
        </w:rPr>
        <w:t>Digital exercise</w:t>
      </w:r>
      <w:bookmarkEnd w:id="21"/>
      <w:r w:rsidRPr="00E90345">
        <w:rPr>
          <w:rFonts w:ascii="Times New Roman" w:hAnsi="Times New Roman" w:cs="Times New Roman"/>
          <w:lang w:val="en-US"/>
        </w:rPr>
        <w:t xml:space="preserve"> </w:t>
      </w:r>
    </w:p>
    <w:p w14:paraId="556BAC5F" w14:textId="5DC8145C" w:rsidR="007C59BD" w:rsidRDefault="00062651" w:rsidP="00734FCC">
      <w:pPr>
        <w:rPr>
          <w:rFonts w:ascii="Times New Roman" w:hAnsi="Times New Roman" w:cs="Times New Roman"/>
          <w:lang w:val="en-US"/>
        </w:rPr>
      </w:pPr>
      <w:r w:rsidRPr="00062651">
        <w:rPr>
          <w:rFonts w:ascii="Times New Roman" w:hAnsi="Times New Roman" w:cs="Times New Roman"/>
          <w:lang w:val="en-US"/>
        </w:rPr>
        <w:t>Digital exercise interventions, often deli</w:t>
      </w:r>
      <w:r>
        <w:rPr>
          <w:rFonts w:ascii="Times New Roman" w:hAnsi="Times New Roman" w:cs="Times New Roman"/>
          <w:lang w:val="en-US"/>
        </w:rPr>
        <w:t xml:space="preserve">vered via mobile applications, web platforms, or remote coaching systems, have emerged as a promising approach to support physical activity among diverse populations, including cancer survivors. These interventions leverage digital technologies to increase accessibility, personalization, and adherence to structured exercise programs, particularly in contexts where traditional in-person supervision may be limited by geographic, logistical, or health-related barriers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{"citationID":"psiofkpF","properties":{"formattedCitation":"(Hoa Nguyen et al., 2024; Ye et al., 2023)","plainCitation":"(Hoa Nguyen et al., 2024; Ye et al., 2023)","noteIndex":0},"citationItems":[{"id":133,"uris":["http://zotero.org/users/15910014/items/MKXPE2XJ"],"itemData":{"id":133,"type":"article-journal","abstract":"Background: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(Hoa Nguyen et al., 2024; Ye et al., 2023)</w:t>
      </w:r>
      <w:r>
        <w:rPr>
          <w:rFonts w:ascii="Times New Roman" w:hAnsi="Times New Roman" w:cs="Times New Roman"/>
          <w:lang w:val="en-US"/>
        </w:rPr>
        <w:fldChar w:fldCharType="end"/>
      </w:r>
      <w:r>
        <w:rPr>
          <w:rFonts w:ascii="Times New Roman" w:hAnsi="Times New Roman" w:cs="Times New Roman"/>
          <w:lang w:val="en-US"/>
        </w:rPr>
        <w:t xml:space="preserve">. </w:t>
      </w:r>
    </w:p>
    <w:p w14:paraId="15E4C18F" w14:textId="76B3DA66" w:rsidR="00295B55" w:rsidRDefault="00062651" w:rsidP="00734FCC">
      <w:pPr>
        <w:rPr>
          <w:rFonts w:ascii="Times New Roman" w:hAnsi="Times New Roman" w:cs="Times New Roman"/>
          <w:lang w:val="en-US"/>
        </w:rPr>
      </w:pPr>
      <w:r w:rsidRPr="00A85740">
        <w:rPr>
          <w:rFonts w:ascii="Times New Roman" w:hAnsi="Times New Roman" w:cs="Times New Roman"/>
          <w:lang w:val="en-US"/>
        </w:rPr>
        <w:t xml:space="preserve">In recent years, </w:t>
      </w:r>
      <w:r w:rsidR="004B0BB7" w:rsidRPr="00A85740">
        <w:rPr>
          <w:rFonts w:ascii="Times New Roman" w:hAnsi="Times New Roman" w:cs="Times New Roman"/>
          <w:lang w:val="en-US"/>
        </w:rPr>
        <w:t xml:space="preserve">the adoption of digital health solutions has accelerated across healthcare domains, driven by improvements in connectivity, mobile device penetration, and user </w:t>
      </w:r>
      <w:r w:rsidR="004B0BB7" w:rsidRPr="00A85740">
        <w:rPr>
          <w:rFonts w:ascii="Times New Roman" w:hAnsi="Times New Roman" w:cs="Times New Roman"/>
          <w:lang w:val="en-US"/>
        </w:rPr>
        <w:lastRenderedPageBreak/>
        <w:t xml:space="preserve">acceptance of remote services. Digital exercise programs can incorporate real-time feedback, tailored progression, and remote monitoring, enabling users to engage in structured physical activity with support from distance-based professionals </w:t>
      </w:r>
      <w:r w:rsidR="004B0BB7" w:rsidRPr="00A85740">
        <w:rPr>
          <w:rFonts w:ascii="Times New Roman" w:hAnsi="Times New Roman" w:cs="Times New Roman"/>
          <w:lang w:val="en-US"/>
        </w:rPr>
        <w:fldChar w:fldCharType="begin"/>
      </w:r>
      <w:r w:rsidR="004B0BB7" w:rsidRPr="00A85740">
        <w:rPr>
          <w:rFonts w:ascii="Times New Roman" w:hAnsi="Times New Roman" w:cs="Times New Roman"/>
          <w:lang w:val="en-US"/>
        </w:rPr>
        <w:instrText xml:space="preserve"> ADDIN ZOTERO_ITEM CSL_CITATION {"citationID":"Nl2IfXuF","properties":{"formattedCitation":"(Ye et al., 2023)","plainCitation":"(Ye et al., 2023)","noteIndex":0},"citationItems":[{"id":131,"uris":["http://zotero.org/users/15910014/items/RUBG4RX6"],"itemData":{"id":131,"type":"article-journal","abstract":"Abstract\n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sidR="004B0BB7" w:rsidRPr="00A85740">
        <w:rPr>
          <w:rFonts w:ascii="Times New Roman" w:hAnsi="Times New Roman" w:cs="Times New Roman"/>
          <w:lang w:val="en-US"/>
        </w:rPr>
        <w:fldChar w:fldCharType="separate"/>
      </w:r>
      <w:r w:rsidR="004B0BB7" w:rsidRPr="00A85740">
        <w:rPr>
          <w:rFonts w:ascii="Times New Roman" w:hAnsi="Times New Roman" w:cs="Times New Roman"/>
          <w:noProof/>
          <w:lang w:val="en-US"/>
        </w:rPr>
        <w:t>(Ye et al., 2023)</w:t>
      </w:r>
      <w:r w:rsidR="004B0BB7" w:rsidRPr="00A85740">
        <w:rPr>
          <w:rFonts w:ascii="Times New Roman" w:hAnsi="Times New Roman" w:cs="Times New Roman"/>
          <w:lang w:val="en-US"/>
        </w:rPr>
        <w:fldChar w:fldCharType="end"/>
      </w:r>
      <w:r w:rsidR="004B0BB7" w:rsidRPr="00A85740">
        <w:rPr>
          <w:rFonts w:ascii="Times New Roman" w:hAnsi="Times New Roman" w:cs="Times New Roman"/>
          <w:lang w:val="en-US"/>
        </w:rPr>
        <w:t xml:space="preserve">. Such approaches have been investigated in various populations, showing that digital delivery can yield improvements in physical function, </w:t>
      </w:r>
      <w:r w:rsidR="00132575" w:rsidRPr="00A85740">
        <w:rPr>
          <w:rFonts w:ascii="Times New Roman" w:hAnsi="Times New Roman" w:cs="Times New Roman"/>
          <w:lang w:val="en-US"/>
        </w:rPr>
        <w:t>activity</w:t>
      </w:r>
      <w:r w:rsidR="004B0BB7" w:rsidRPr="00A85740">
        <w:rPr>
          <w:rFonts w:ascii="Times New Roman" w:hAnsi="Times New Roman" w:cs="Times New Roman"/>
          <w:lang w:val="en-US"/>
        </w:rPr>
        <w:t xml:space="preserve"> levels, and patient engagement comparable to traditional formats in some contexts </w:t>
      </w:r>
      <w:r w:rsidR="004B0BB7" w:rsidRPr="00A85740">
        <w:rPr>
          <w:rFonts w:ascii="Times New Roman" w:hAnsi="Times New Roman" w:cs="Times New Roman"/>
          <w:lang w:val="en-US"/>
        </w:rPr>
        <w:fldChar w:fldCharType="begin"/>
      </w:r>
      <w:r w:rsidR="004B0BB7" w:rsidRPr="00A85740">
        <w:rPr>
          <w:rFonts w:ascii="Times New Roman" w:hAnsi="Times New Roman" w:cs="Times New Roman"/>
          <w:lang w:val="en-US"/>
        </w:rPr>
        <w:instrText xml:space="preserve"> ADDIN ZOTERO_ITEM CSL_CITATION {"citationID":"eOGSmFxe","properties":{"formattedCitation":"(Andrioti et al., 2023)","plainCitation":"(Andrioti et al., 2023)","noteIndex":0},"citationItems":[{"id":138,"uris":["http://zotero.org/users/15910014/items/7CLHGYWA"],"itemData":{"id":138,"type":"article-journal","abstract":"The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schema":"https://github.com/citation-style-language/schema/raw/master/csl-citation.json"} </w:instrText>
      </w:r>
      <w:r w:rsidR="004B0BB7" w:rsidRPr="00A85740">
        <w:rPr>
          <w:rFonts w:ascii="Times New Roman" w:hAnsi="Times New Roman" w:cs="Times New Roman"/>
          <w:lang w:val="en-US"/>
        </w:rPr>
        <w:fldChar w:fldCharType="separate"/>
      </w:r>
      <w:r w:rsidR="004B0BB7" w:rsidRPr="00A85740">
        <w:rPr>
          <w:rFonts w:ascii="Times New Roman" w:hAnsi="Times New Roman" w:cs="Times New Roman"/>
          <w:noProof/>
          <w:lang w:val="en-US"/>
        </w:rPr>
        <w:t>(Andrioti et al., 2023)</w:t>
      </w:r>
      <w:r w:rsidR="004B0BB7" w:rsidRPr="00A85740">
        <w:rPr>
          <w:rFonts w:ascii="Times New Roman" w:hAnsi="Times New Roman" w:cs="Times New Roman"/>
          <w:lang w:val="en-US"/>
        </w:rPr>
        <w:fldChar w:fldCharType="end"/>
      </w:r>
      <w:r w:rsidR="004B0BB7" w:rsidRPr="00A85740">
        <w:rPr>
          <w:rFonts w:ascii="Times New Roman" w:hAnsi="Times New Roman" w:cs="Times New Roman"/>
          <w:lang w:val="en-US"/>
        </w:rPr>
        <w:t xml:space="preserve">. </w:t>
      </w:r>
    </w:p>
    <w:p w14:paraId="2C2B0E84" w14:textId="44915132" w:rsidR="00062651" w:rsidRPr="00A85740" w:rsidRDefault="00062651" w:rsidP="00734FCC">
      <w:pPr>
        <w:rPr>
          <w:rFonts w:ascii="Times New Roman" w:hAnsi="Times New Roman" w:cs="Times New Roman"/>
          <w:lang w:val="en-US"/>
        </w:rPr>
      </w:pPr>
      <w:r>
        <w:rPr>
          <w:rFonts w:ascii="Times New Roman" w:hAnsi="Times New Roman" w:cs="Times New Roman"/>
          <w:lang w:val="en-US"/>
        </w:rPr>
        <w:br/>
        <w:t xml:space="preserve">Within oncology care, digital exercise interventions hold </w:t>
      </w:r>
      <w:proofErr w:type="gramStart"/>
      <w:r>
        <w:rPr>
          <w:rFonts w:ascii="Times New Roman" w:hAnsi="Times New Roman" w:cs="Times New Roman"/>
          <w:lang w:val="en-US"/>
        </w:rPr>
        <w:t>particular relevance</w:t>
      </w:r>
      <w:proofErr w:type="gramEnd"/>
      <w:r>
        <w:rPr>
          <w:rFonts w:ascii="Times New Roman" w:hAnsi="Times New Roman" w:cs="Times New Roman"/>
          <w:lang w:val="en-US"/>
        </w:rPr>
        <w:t xml:space="preserve"> due to high prevalence of cancer-related fatigue (CRF), a persistent and debilitating symptom affecting many individuals during and after treatment. CRF is closely linked to reduced physical activity, deconditioning, and diminished quality of life, highlighting the need for accessible exercise options that can be integrated into daily routines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{"citationID":"1YrPB1kX","properties":{"formattedCitation":"(Bullard et al., 2019; Driessen et al., 2017)","plainCitation":"(Bullard et al., 2019; Driessen et al., 2017)","noteIndex":0},"citationItems":[{"id":119,"uris":["http://zotero.org/users/15910014/items/PF5XVEYX"],"itemData":{"id":119,"type":"article-journal","container-title":"BMC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Driessen et al., 2017)</w:t>
      </w:r>
      <w:r>
        <w:rPr>
          <w:rFonts w:ascii="Times New Roman" w:hAnsi="Times New Roman" w:cs="Times New Roman"/>
          <w:lang w:val="en-US"/>
        </w:rPr>
        <w:fldChar w:fldCharType="end"/>
      </w:r>
      <w:r>
        <w:rPr>
          <w:rFonts w:ascii="Times New Roman" w:hAnsi="Times New Roman" w:cs="Times New Roman"/>
          <w:lang w:val="en-US"/>
        </w:rPr>
        <w:t xml:space="preserve">.  Traditional supervised exercise programs have demonstrated benefits for reducing CRF and improving functional outcomes, however, barriers such as travel distance, scheduling challenges, and limited availability of cancer-specific exercise services frequently impede participation </w:t>
      </w:r>
      <w:r>
        <w:rPr>
          <w:rFonts w:ascii="Times New Roman" w:hAnsi="Times New Roman" w:cs="Times New Roman"/>
          <w:lang w:val="en-US"/>
        </w:rPr>
        <w:fldChar w:fldCharType="begin"/>
      </w:r>
      <w:r w:rsidR="00FB56BF">
        <w:rPr>
          <w:rFonts w:ascii="Times New Roman" w:hAnsi="Times New Roman" w:cs="Times New Roman"/>
          <w:lang w:val="en-US"/>
        </w:rPr>
        <w:instrText xml:space="preserve"> ADDIN ZOTERO_ITEM CSL_CITATION {"citationID":"CcsHnSqg","properties":{"formattedCitation":"(Bullard et al., 2019; Kampshoff et al., 2015; Serra et al., 2018)","plainCitation":"(Bullard et al., 2019; Kampshoff et al., 2015; Serra et al., 2018)","noteIndex":0},"citationItems":[{"id":119,"uris":["http://zotero.org/users/15910014/items/PF5XVEYX"],"itemData":{"id":119,"type":"article-journal","container-title":"BMC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Pr>
          <w:rFonts w:ascii="Times New Roman" w:hAnsi="Times New Roman" w:cs="Times New Roman"/>
          <w:lang w:val="en-US"/>
        </w:rPr>
        <w:fldChar w:fldCharType="separate"/>
      </w:r>
      <w:r w:rsidR="00FB56BF">
        <w:rPr>
          <w:rFonts w:ascii="Times New Roman" w:hAnsi="Times New Roman" w:cs="Times New Roman"/>
          <w:noProof/>
          <w:lang w:val="en-US"/>
        </w:rPr>
        <w:t>(Bullard et al., 2019; Kampshoff et al., 2015; Serra et al., 2018)</w:t>
      </w:r>
      <w:r>
        <w:rPr>
          <w:rFonts w:ascii="Times New Roman" w:hAnsi="Times New Roman" w:cs="Times New Roman"/>
          <w:lang w:val="en-US"/>
        </w:rPr>
        <w:fldChar w:fldCharType="end"/>
      </w:r>
      <w:r w:rsidR="00D83C50">
        <w:rPr>
          <w:rFonts w:ascii="Times New Roman" w:hAnsi="Times New Roman" w:cs="Times New Roman"/>
          <w:lang w:val="en-US"/>
        </w:rPr>
        <w:t xml:space="preserve">. Digital exercise platforms offer a potential solution to these challenges by facilitating remote participation and tailored programming without the constrains of physical attendance. </w:t>
      </w:r>
    </w:p>
    <w:p w14:paraId="22D33698" w14:textId="553D6C66" w:rsidR="00CB1F1F" w:rsidRDefault="00CB1F1F" w:rsidP="00734FCC">
      <w:pPr>
        <w:rPr>
          <w:rFonts w:ascii="Times New Roman" w:hAnsi="Times New Roman" w:cs="Times New Roman"/>
          <w:lang w:val="en-US"/>
        </w:rPr>
      </w:pPr>
      <w:r>
        <w:rPr>
          <w:rFonts w:ascii="Times New Roman" w:hAnsi="Times New Roman" w:cs="Times New Roman"/>
          <w:lang w:val="en-US"/>
        </w:rPr>
        <w:t xml:space="preserve">Evidence supporting digital interventions in cancer populations is growing, though research remains in an early stage. </w:t>
      </w:r>
      <w:proofErr w:type="spellStart"/>
      <w:r>
        <w:rPr>
          <w:rFonts w:ascii="Times New Roman" w:hAnsi="Times New Roman" w:cs="Times New Roman"/>
          <w:lang w:val="en-US"/>
        </w:rPr>
        <w:t>Batalik</w:t>
      </w:r>
      <w:proofErr w:type="spellEnd"/>
      <w:r>
        <w:rPr>
          <w:rFonts w:ascii="Times New Roman" w:hAnsi="Times New Roman" w:cs="Times New Roman"/>
          <w:lang w:val="en-US"/>
        </w:rPr>
        <w:t xml:space="preserve"> et al. (2024) reported that digitally delivered exercise programs for cancer survivors are feasible and can achieve meaningful improvements in physical activity levels and health-related outcomes. Similarly, Hoa Nguyen et al. (2024) found that digital health technology supports self-management of exercise behaviors and may enhance engagement </w:t>
      </w:r>
      <w:r w:rsidRPr="00D20018">
        <w:rPr>
          <w:rFonts w:ascii="Times New Roman" w:hAnsi="Times New Roman" w:cs="Times New Roman"/>
          <w:lang w:val="en-US"/>
        </w:rPr>
        <w:t xml:space="preserve">through features such as goal setting, progress tracking, and feedback loops. </w:t>
      </w:r>
      <w:r>
        <w:rPr>
          <w:rFonts w:ascii="Times New Roman" w:hAnsi="Times New Roman" w:cs="Times New Roman"/>
          <w:lang w:val="en-US"/>
        </w:rPr>
        <w:t xml:space="preserve">Importantly, these modalities can be designed to address the unique symptom profile of cancer survivors, including CRF, by allowing flexible pacing, individualized intensity regulation, and integration with daily life routines. </w:t>
      </w:r>
    </w:p>
    <w:p w14:paraId="4710D385" w14:textId="08AE3DAC" w:rsidR="00132575" w:rsidRPr="00D20018" w:rsidRDefault="00132575" w:rsidP="00734FCC">
      <w:pPr>
        <w:rPr>
          <w:rFonts w:ascii="Times New Roman" w:hAnsi="Times New Roman" w:cs="Times New Roman"/>
        </w:rPr>
      </w:pPr>
      <w:r>
        <w:rPr>
          <w:rFonts w:ascii="Times New Roman" w:hAnsi="Times New Roman" w:cs="Times New Roman"/>
          <w:lang w:val="en-US"/>
        </w:rPr>
        <w:t xml:space="preserve">However, comparative research suggests that supervised exercise, particularly when delivered on-site, may yield superior outcomes in certain domains. In a randomized non-inferiority trial examining supervised versus remotely supported exercise in breast cancer survivors, structured programs with direct supervision demonstrated robust improvements in functional outcomes, while remote support was shown to be non-inferior primarily for specific measures such as mobility, with less consistent findings for broader functional indicators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{"citationID":"MEEaS9wH","properties":{"formattedCitation":"(Struszczak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(Struszczak et al., 2026)</w:t>
      </w:r>
      <w:r>
        <w:rPr>
          <w:rFonts w:ascii="Times New Roman" w:hAnsi="Times New Roman" w:cs="Times New Roman"/>
          <w:lang w:val="en-US"/>
        </w:rPr>
        <w:fldChar w:fldCharType="end"/>
      </w:r>
      <w:r>
        <w:rPr>
          <w:rFonts w:ascii="Times New Roman" w:hAnsi="Times New Roman" w:cs="Times New Roman"/>
          <w:lang w:val="en-US"/>
        </w:rPr>
        <w:t xml:space="preserve">. Furthermore, feasibility studies of supervised high-intensity functional training programs in cancer survivors have reported significant improvements in quality of life and fatigue alongside high levels of safety, underscoring the value of structured, instructor-led environments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{"citationID":"n6gAhsSj","properties":{"formattedCitation":"(Christensen et al., 2025)","plainCitation":"(Christensen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(Christensen et al., 2025)</w:t>
      </w:r>
      <w:r>
        <w:rPr>
          <w:rFonts w:ascii="Times New Roman" w:hAnsi="Times New Roman" w:cs="Times New Roman"/>
          <w:lang w:val="en-US"/>
        </w:rPr>
        <w:fldChar w:fldCharType="end"/>
      </w:r>
      <w:r>
        <w:rPr>
          <w:rFonts w:ascii="Times New Roman" w:hAnsi="Times New Roman" w:cs="Times New Roman"/>
          <w:lang w:val="en-US"/>
        </w:rPr>
        <w:t>. Other trials indicate that while remote or telehealth-supported interventions can be effective, the supervised component appears critical for optimizing adherence, exercise intensity, and sustained physiological adaptions, particularly in clinical populations with complex symptom burdens</w:t>
      </w:r>
      <w:r w:rsidR="00D20018">
        <w:rPr>
          <w:rFonts w:ascii="Times New Roman" w:hAnsi="Times New Roman" w:cs="Times New Roman"/>
          <w:lang w:val="en-US"/>
        </w:rPr>
        <w:t xml:space="preserve"> </w:t>
      </w:r>
      <w:commentRangeStart w:id="22"/>
      <w:r w:rsidR="00D20018">
        <w:rPr>
          <w:rFonts w:ascii="Times New Roman" w:hAnsi="Times New Roman" w:cs="Times New Roman"/>
          <w:lang w:val="en-US"/>
        </w:rPr>
        <w:fldChar w:fldCharType="begin"/>
      </w:r>
      <w:r w:rsidR="00D20018">
        <w:rPr>
          <w:rFonts w:ascii="Times New Roman" w:hAnsi="Times New Roman" w:cs="Times New Roman"/>
          <w:lang w:val="en-US"/>
        </w:rPr>
        <w:instrText xml:space="preserve"> ADDIN ZOTERO_ITEM CSL_CITATION {"citationID":"FApR8flV","properties":{"formattedCitation":"(Andrioti et al., 2023; Driessen et al., 2017; Gorzelitz et al., 2022b)","plainCitation":"(Andrioti et al., 2023; Driessen et al., 2017; Gorzelitz et al., 2022b)","noteIndex":0},"citationItems":[{"id":138,"uris":["http://zotero.org/users/15910014/items/7CLHGYWA"],"itemData":{"id":138,"type":"article-journal","abstract":"The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w:instrText>
      </w:r>
      <w:r w:rsidR="00D20018" w:rsidRPr="00D20018">
        <w:rPr>
          <w:rFonts w:ascii="Times New Roman" w:hAnsi="Times New Roman" w:cs="Times New Roman"/>
        </w:rPr>
        <w:instrText xml:space="preserve">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D20018">
        <w:rPr>
          <w:rFonts w:ascii="Times New Roman" w:hAnsi="Times New Roman" w:cs="Times New Roman"/>
          <w:lang w:val="en-US"/>
        </w:rPr>
        <w:fldChar w:fldCharType="separate"/>
      </w:r>
      <w:r w:rsidR="00D20018" w:rsidRPr="00D20018">
        <w:rPr>
          <w:rFonts w:ascii="Times New Roman" w:hAnsi="Times New Roman" w:cs="Times New Roman"/>
          <w:noProof/>
        </w:rPr>
        <w:t>(Andrioti et al., 2023; Driessen et al., 2017; Gorzelitz et al., 2022b)</w:t>
      </w:r>
      <w:r w:rsidR="00D20018">
        <w:rPr>
          <w:rFonts w:ascii="Times New Roman" w:hAnsi="Times New Roman" w:cs="Times New Roman"/>
          <w:lang w:val="en-US"/>
        </w:rPr>
        <w:fldChar w:fldCharType="end"/>
      </w:r>
      <w:commentRangeEnd w:id="22"/>
      <w:r w:rsidR="00F0510E">
        <w:rPr>
          <w:rStyle w:val="Merknadsreferanse"/>
        </w:rPr>
        <w:commentReference w:id="22"/>
      </w:r>
      <w:r w:rsidRPr="00D20018">
        <w:rPr>
          <w:rFonts w:ascii="Times New Roman" w:hAnsi="Times New Roman" w:cs="Times New Roman"/>
        </w:rPr>
        <w:t xml:space="preserve">.  </w:t>
      </w:r>
    </w:p>
    <w:p w14:paraId="5A24D744" w14:textId="7D834265" w:rsidR="00132575" w:rsidRDefault="00132575" w:rsidP="00734FCC">
      <w:pPr>
        <w:rPr>
          <w:rFonts w:ascii="Times New Roman" w:hAnsi="Times New Roman" w:cs="Times New Roman"/>
          <w:lang w:val="en-US"/>
        </w:rPr>
      </w:pPr>
      <w:r>
        <w:rPr>
          <w:rFonts w:ascii="Times New Roman" w:hAnsi="Times New Roman" w:cs="Times New Roman"/>
          <w:lang w:val="en-US"/>
        </w:rPr>
        <w:lastRenderedPageBreak/>
        <w:t>S</w:t>
      </w:r>
      <w:r w:rsidR="00CB1F1F">
        <w:rPr>
          <w:rFonts w:ascii="Times New Roman" w:hAnsi="Times New Roman" w:cs="Times New Roman"/>
          <w:lang w:val="en-US"/>
        </w:rPr>
        <w:t xml:space="preserve">ystematic reviews </w:t>
      </w:r>
      <w:r>
        <w:rPr>
          <w:rFonts w:ascii="Times New Roman" w:hAnsi="Times New Roman" w:cs="Times New Roman"/>
          <w:lang w:val="en-US"/>
        </w:rPr>
        <w:t xml:space="preserve">have similarly noted that although remote and technology-assisted exercise delivery can overcome common barriers to participation, evidence regarding long-term adherence and the magnitude of effect on CRF and functional fitness remains limited compared to supervised interventions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{"citationID":"SB8sOtiQ","properties":{"formattedCitation":"(Andrioti et al., 2023; Driessen et al., 2017)","plainCitation":"(Andrioti et al., 2023; Driessen et al., 2017)","noteIndex":0},"citationItems":[{"id":138,"uris":["http://zotero.org/users/15910014/items/7CLHGYWA"],"itemData":{"id":138,"type":"article-journal","abstract":"The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(Andrioti et al., 2023; Driessen et al., 2017)</w:t>
      </w:r>
      <w:r>
        <w:rPr>
          <w:rFonts w:ascii="Times New Roman" w:hAnsi="Times New Roman" w:cs="Times New Roman"/>
          <w:lang w:val="en-US"/>
        </w:rPr>
        <w:fldChar w:fldCharType="end"/>
      </w:r>
      <w:r>
        <w:rPr>
          <w:rFonts w:ascii="Times New Roman" w:hAnsi="Times New Roman" w:cs="Times New Roman"/>
          <w:lang w:val="en-US"/>
        </w:rPr>
        <w:t xml:space="preserve">. Taken together, the current literature suggests that digital exercise interventions are feasible and beneficial, but supervised, on-site training may provide stronger or more consistent improvements in functional outcomes and fatigue, potentially due to direct feedback, structured progression, and enhanced accountability. </w:t>
      </w:r>
    </w:p>
    <w:p w14:paraId="220E73D2" w14:textId="3F7404AF" w:rsidR="007C59BD" w:rsidRPr="007C59BD" w:rsidRDefault="007C59BD" w:rsidP="00734FCC">
      <w:pPr>
        <w:rPr>
          <w:rFonts w:ascii="Times New Roman" w:hAnsi="Times New Roman" w:cs="Times New Roman"/>
          <w:lang w:val="en-US"/>
        </w:rPr>
      </w:pPr>
      <w:r w:rsidRPr="007C59BD">
        <w:rPr>
          <w:rFonts w:ascii="Times New Roman" w:hAnsi="Times New Roman" w:cs="Times New Roman"/>
          <w:lang w:val="en-US"/>
        </w:rPr>
        <w:t>In this master’s thesis, th</w:t>
      </w:r>
      <w:r>
        <w:rPr>
          <w:rFonts w:ascii="Times New Roman" w:hAnsi="Times New Roman" w:cs="Times New Roman"/>
          <w:lang w:val="en-US"/>
        </w:rPr>
        <w:t>e aim is therefore to investigate whether there is a difference between digitally delivered training and training with physical attendance, referred to as in-person training, in terms of their effect on cancer-related fatigue</w:t>
      </w:r>
      <w:r w:rsidR="004770B8">
        <w:rPr>
          <w:rFonts w:ascii="Times New Roman" w:hAnsi="Times New Roman" w:cs="Times New Roman"/>
          <w:lang w:val="en-US"/>
        </w:rPr>
        <w:t xml:space="preserve"> and functional fitness</w:t>
      </w:r>
      <w:r>
        <w:rPr>
          <w:rFonts w:ascii="Times New Roman" w:hAnsi="Times New Roman" w:cs="Times New Roman"/>
          <w:lang w:val="en-US"/>
        </w:rPr>
        <w:t xml:space="preserve"> in cancer patients who have completed treatment. Many of the studies referred to use the term </w:t>
      </w:r>
      <w:r w:rsidRPr="007C59BD">
        <w:rPr>
          <w:rFonts w:ascii="Times New Roman" w:hAnsi="Times New Roman" w:cs="Times New Roman"/>
          <w:i/>
          <w:iCs/>
          <w:lang w:val="en-US"/>
        </w:rPr>
        <w:t>cancer survivors</w:t>
      </w:r>
      <w:r>
        <w:rPr>
          <w:rFonts w:ascii="Times New Roman" w:hAnsi="Times New Roman" w:cs="Times New Roman"/>
          <w:lang w:val="en-US"/>
        </w:rPr>
        <w:t xml:space="preserve">. In the present study, the term </w:t>
      </w:r>
      <w:r w:rsidRPr="007C59BD">
        <w:rPr>
          <w:rFonts w:ascii="Times New Roman" w:hAnsi="Times New Roman" w:cs="Times New Roman"/>
          <w:i/>
          <w:iCs/>
          <w:lang w:val="en-US"/>
        </w:rPr>
        <w:t>cancer patients who have completed treatment</w:t>
      </w:r>
      <w:r>
        <w:rPr>
          <w:rFonts w:ascii="Times New Roman" w:hAnsi="Times New Roman" w:cs="Times New Roman"/>
          <w:lang w:val="en-US"/>
        </w:rPr>
        <w:t xml:space="preserve"> is used. These terms may be used interchangeably throughout the text, but they refer to the same population. </w:t>
      </w:r>
    </w:p>
    <w:p w14:paraId="2F99867D" w14:textId="320DF611" w:rsidR="00E90345" w:rsidRDefault="00E90345" w:rsidP="00E90345">
      <w:pPr>
        <w:pStyle w:val="Overskrift3"/>
        <w:rPr>
          <w:rFonts w:ascii="Times New Roman" w:hAnsi="Times New Roman" w:cs="Times New Roman"/>
          <w:lang w:val="en-US"/>
        </w:rPr>
      </w:pPr>
      <w:bookmarkStart w:id="23" w:name="_Toc223694042"/>
      <w:bookmarkEnd w:id="0"/>
      <w:commentRangeStart w:id="24"/>
      <w:commentRangeStart w:id="25"/>
      <w:r w:rsidRPr="00E90345">
        <w:rPr>
          <w:rFonts w:ascii="Times New Roman" w:hAnsi="Times New Roman" w:cs="Times New Roman"/>
          <w:lang w:val="en-US"/>
        </w:rPr>
        <w:t>Literature</w:t>
      </w:r>
      <w:commentRangeEnd w:id="24"/>
      <w:r w:rsidR="00FB56BF">
        <w:rPr>
          <w:rStyle w:val="Merknadsreferanse"/>
          <w:rFonts w:eastAsiaTheme="minorHAnsi" w:cstheme="minorBidi"/>
          <w:color w:val="auto"/>
        </w:rPr>
        <w:commentReference w:id="24"/>
      </w:r>
      <w:commentRangeEnd w:id="25"/>
      <w:r w:rsidR="00214702">
        <w:rPr>
          <w:rStyle w:val="Merknadsreferanse"/>
          <w:rFonts w:eastAsiaTheme="minorHAnsi" w:cstheme="minorBidi"/>
          <w:color w:val="auto"/>
        </w:rPr>
        <w:commentReference w:id="25"/>
      </w:r>
      <w:r w:rsidRPr="00E90345">
        <w:rPr>
          <w:rFonts w:ascii="Times New Roman" w:hAnsi="Times New Roman" w:cs="Times New Roman"/>
          <w:lang w:val="en-US"/>
        </w:rPr>
        <w:t xml:space="preserve"> review</w:t>
      </w:r>
      <w:bookmarkEnd w:id="23"/>
      <w:r w:rsidRPr="00E90345">
        <w:rPr>
          <w:rFonts w:ascii="Times New Roman" w:hAnsi="Times New Roman" w:cs="Times New Roman"/>
          <w:lang w:val="en-US"/>
        </w:rPr>
        <w:t xml:space="preserve"> </w:t>
      </w:r>
    </w:p>
    <w:p w14:paraId="23DCE2BC" w14:textId="7833887D" w:rsidR="00794CE6" w:rsidRDefault="00624436" w:rsidP="00624436">
      <w:pPr>
        <w:pStyle w:val="Overskrift2"/>
        <w:rPr>
          <w:rFonts w:ascii="Times New Roman" w:hAnsi="Times New Roman" w:cs="Times New Roman"/>
          <w:lang w:val="en-US"/>
        </w:rPr>
      </w:pPr>
      <w:bookmarkStart w:id="26" w:name="_Toc223694043"/>
      <w:r w:rsidRPr="00624436">
        <w:rPr>
          <w:rFonts w:ascii="Times New Roman" w:hAnsi="Times New Roman" w:cs="Times New Roman"/>
          <w:lang w:val="en-US"/>
        </w:rPr>
        <w:t>Introduction</w:t>
      </w:r>
      <w:bookmarkEnd w:id="26"/>
    </w:p>
    <w:p w14:paraId="1ABDA7D7" w14:textId="2FB1597D" w:rsidR="001B7168" w:rsidRDefault="001B7168" w:rsidP="001B7168">
      <w:pPr>
        <w:rPr>
          <w:rFonts w:ascii="Times New Roman" w:hAnsi="Times New Roman" w:cs="Times New Roman"/>
          <w:lang w:val="en-US"/>
        </w:rPr>
      </w:pPr>
      <w:r>
        <w:rPr>
          <w:rFonts w:ascii="Times New Roman" w:hAnsi="Times New Roman" w:cs="Times New Roman"/>
          <w:lang w:val="en-US"/>
        </w:rPr>
        <w:t xml:space="preserve">Advances in cancer detection and treatment have substantially improved survival rates, resulting in a growing population of individuals living with and beyond cancer. As survival increases, greater attention has shifted toward long-term treatment-related consequences, including persistent physical and functional impairments that may negatively affect daily life and quality of life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{"citationID":"qs17f3E5","properties":{"formattedCitation":"(Islami et al., 2024; Siegel et al., 2024)","plainCitation":"(Islami et al., 2024; Siegel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(Islami et al., 2024; Siegel et al., 2024)</w:t>
      </w:r>
      <w:r>
        <w:rPr>
          <w:rFonts w:ascii="Times New Roman" w:hAnsi="Times New Roman" w:cs="Times New Roman"/>
          <w:lang w:val="en-US"/>
        </w:rPr>
        <w:fldChar w:fldCharType="end"/>
      </w:r>
      <w:r>
        <w:rPr>
          <w:rFonts w:ascii="Times New Roman" w:hAnsi="Times New Roman" w:cs="Times New Roman"/>
          <w:lang w:val="en-US"/>
        </w:rPr>
        <w:t>.</w:t>
      </w:r>
    </w:p>
    <w:p w14:paraId="40E63DCB" w14:textId="69F01672" w:rsidR="001B7168" w:rsidRDefault="001B7168" w:rsidP="001B7168">
      <w:pPr>
        <w:rPr>
          <w:rFonts w:ascii="Times New Roman" w:hAnsi="Times New Roman" w:cs="Times New Roman"/>
          <w:lang w:val="en-US"/>
        </w:rPr>
      </w:pPr>
      <w:commentRangeStart w:id="27"/>
      <w:r>
        <w:rPr>
          <w:rFonts w:ascii="Times New Roman" w:hAnsi="Times New Roman" w:cs="Times New Roman"/>
          <w:lang w:val="en-US"/>
        </w:rPr>
        <w:t xml:space="preserve">Among the most prevalent and distressing late effects is cancer-related fatigue (CRF), affecting and estimated 80-100% of individuals during or after treatment, with severity varying considerably between individuals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{"citationID":"qpSK0vaK","properties":{"formattedCitation":"(Keane et al., 2024)","plainCitation":"(Keane et al., 2024)","noteIndex":0},"citationItems":[{"id":161,"uris":["http://zotero.org/users/15910014/items/5ZND99L9"],"itemData":{"id":161,"type":"article-journal","abstract":"Abstract\n            \n              Purpose\n              Cancer-related fatigue (CRF) is challenging to diagnose and manage due to a lack of consensus on its definition and assessment. The objective of this scoping review is to summarize how CRF has been defined and assessed in adult patients with cancer worldwide.\n            \n            \n              Methods\n              Four databases (PubMed, Embase, CINAHL Plus, PsycNet) were searched to identify eligible original research articles published in English over a 10-year span (2010–2020); CRF was required to be a primary outcome and described as a dimensional construct. Each review phase was piloted: title and abstract screening, full-text screening, and data extraction. Then, two independent reviewers participated in each review phase, and discrepancies were resolved by a third party.\n            \n            \n              Results\n              \n                2923 articles were screened, and 150 were included. Only 68% of articles provided a definition for CRF, of which 90% described CRF as a multidimensional construct, and 41% were identical to the National Comprehensive Cancer Network definition. Studies were primarily conducted in the United States (19%) and the majority employed longitudinal (67%), quantitative (93%), and observational (57%) study designs with sample sizes ≥ 100 people (57%). Participant age and race were often not reported (31% and 82%, respectively). The most common cancer diagnosis and treatment were breast cancer (79%) and chemotherapy (80%;\n                n\n                 = 86), respectively. CRF measures were predominantly multidimensional (97%,\n                n\n                 = 139), with the Multidimensional Fatigue Inventory (MFI-20) (26%) as the most common CRF measure and “Physical” (76%) as the most common CRF dimension.\n              \n            \n            \n              Conclusion\n              This review confirms the need for a universally agreed-upon definition and standardized assessment battery for CRF.","container-title":"Supportive Care in Cancer","DOI":"10.1007/s00520-024-08615-y","ISSN":"0941-4355, 1433-7339","issue":"7","journalAbbreviation":"Support Care Cancer","language":"en","page":"457","source":"DOI.org (Crossref)","title":"The definitions, assessment, and dimensions of cancer-related fatigue: A scoping review","title-short":"The definitions, assessment, and dimensions of cancer-related fatigue","volume":"32","author":[{"family":"Keane","given":"Kayla F."},{"family":"Wickstrom","given":"Jordan"},{"family":"Livinski","given":"Alicia A."},{"family":"Blumhorst","given":"Catherine"},{"family":"Wang","given":"Tzu-fang"},{"family":"Saligan","given":"Leorey N."}],"issued":{"date-parts":[["2024",7]]}}}],"schema":"https://github.com/citation-style-language/schema/raw/master/csl-citation.json"}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(Keane et al., 2024)</w:t>
      </w:r>
      <w:r>
        <w:rPr>
          <w:rFonts w:ascii="Times New Roman" w:hAnsi="Times New Roman" w:cs="Times New Roman"/>
          <w:lang w:val="en-US"/>
        </w:rPr>
        <w:fldChar w:fldCharType="end"/>
      </w:r>
      <w:r>
        <w:rPr>
          <w:rFonts w:ascii="Times New Roman" w:hAnsi="Times New Roman" w:cs="Times New Roman"/>
          <w:lang w:val="en-US"/>
        </w:rPr>
        <w:t xml:space="preserve">. CRF is characterized by persistent physical and mental exhaustion disproportionate to activity level and not relieved by rest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{"citationID":"TYoiTFmB","properties":{"formattedCitation":"(Bower, 2014; Cella et al., 1998)","plainCitation":"(Bower, 2014; Cella et al., 1998)","noteIndex":0},"citationItems":[{"id":29,"uris":["http://zotero.org/users/15910014/items/5ZAFCSU6"],"itemData":{"id":29,"type":"article-journal","container-title":"Nature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E."}],"issued":{"date-parts":[["2014",10]]}}},{"id":47,"uris":["http://zotero.org/users/15910014/items/RT56K53F"],"itemData":{"id":47,"type":"article-journal","abstract":"Fatigue is a subjective state of overwhelming, sustained exhaustion and decreased capacity for physical and mental work that is not relieved by rest. Cancer-related fatigue has many causes. Included in the causes are the illness itself, the side effects of virtually every treatment, depression, and other biopsychosocial factors. As a result, fatigue is the most common symptom reported by cancer patients in most descriptive studies. In addition to arising from multiple etiologies, fatigue is also multidimensional in its manifestation and impact. Its effect on the quality of life of the patient is comparable to that of pain. Experienced by most patients as an extremely frustrating state of chronic energy depletion, it leads to loss of productivity which can reduce self-esteem. As a subtle and chronic symptom, it also places people at risk for being questioned about the veracity of their complaints, particularly during the post-treatment, disease-free survival period. Patients themselves are reluctant to complain of fatigue, perhaps because they believe little can be done about it, or they wish to avoid drawing attention away from treating their cancer.","container-title":"Oncology (Williston Park, N.Y.)","ISSN":"0890-9091","issue":"11A","journalAbbreviation":"Oncology (Williston Park)","language":"eng","page":"369-377","PMID":"10028520","source":"PubMed","title":"Progress toward guidelines for the management of fatigue","volume":"12","author":[{"family":"Cella","given":"D."},{"family":"Peterman","given":"A."},{"family":"Passik","given":"S."},{"family":"Jacobsen","given":"P."},{"family":"Breitbart","given":"W."}],"issued":{"date-parts":[["1998",11]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Cella et al., 1998)</w:t>
      </w:r>
      <w:r>
        <w:rPr>
          <w:rFonts w:ascii="Times New Roman" w:hAnsi="Times New Roman" w:cs="Times New Roman"/>
          <w:lang w:val="en-US"/>
        </w:rPr>
        <w:fldChar w:fldCharType="end"/>
      </w:r>
      <w:r>
        <w:rPr>
          <w:rFonts w:ascii="Times New Roman" w:hAnsi="Times New Roman" w:cs="Times New Roman"/>
          <w:lang w:val="en-US"/>
        </w:rPr>
        <w:t xml:space="preserve">. High levels of fatigue are </w:t>
      </w:r>
      <w:ins w:id="28" w:author="Anne Mette Rustaden" w:date="2026-03-16T12:53:00Z" w16du:dateUtc="2026-03-16T11:53:00Z">
        <w:r w:rsidR="00E8130F">
          <w:rPr>
            <w:rFonts w:ascii="Times New Roman" w:hAnsi="Times New Roman" w:cs="Times New Roman"/>
            <w:lang w:val="en-US"/>
          </w:rPr>
          <w:t xml:space="preserve">in turn </w:t>
        </w:r>
      </w:ins>
      <w:r>
        <w:rPr>
          <w:rFonts w:ascii="Times New Roman" w:hAnsi="Times New Roman" w:cs="Times New Roman"/>
          <w:lang w:val="en-US"/>
        </w:rPr>
        <w:t xml:space="preserve">closely linked to reduced functional fitness, as survivors with greater fatigue often demonstrate diminished physical capacity and greater difficulty performing everyday tasks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{"citationID":"6O2OhB77","properties":{"formattedCitation":"(Gorzelitz et al., 2022b; Martins et al., 2021)","plainCitation":"(Gorzelitz et al., 2022b; Martins et al., 2021)","noteIndex":0},"citationItems":[{"id":160,"uris":["http://zotero.org/users/15910014/items/JG3679GU"],"itemData":{"id":160,"type":"article-journal","container-title":"Supportive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(Gorzelitz et al., 2022b; Martins et al., 2021)</w:t>
      </w:r>
      <w:r>
        <w:rPr>
          <w:rFonts w:ascii="Times New Roman" w:hAnsi="Times New Roman" w:cs="Times New Roman"/>
          <w:lang w:val="en-US"/>
        </w:rPr>
        <w:fldChar w:fldCharType="end"/>
      </w:r>
      <w:r>
        <w:rPr>
          <w:rFonts w:ascii="Times New Roman" w:hAnsi="Times New Roman" w:cs="Times New Roman"/>
          <w:lang w:val="en-US"/>
        </w:rPr>
        <w:t xml:space="preserve">. Functional fitness encompasses the physical abilities required for independent </w:t>
      </w:r>
      <w:r w:rsidR="00E87DCA">
        <w:rPr>
          <w:rFonts w:ascii="Times New Roman" w:hAnsi="Times New Roman" w:cs="Times New Roman"/>
          <w:lang w:val="en-US"/>
        </w:rPr>
        <w:t xml:space="preserve">daily functioning, including muscular strength, endurance, balance, mobility, and cardiorespiratory capacity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{"citationID":"dHtq0qhx","properties":{"formattedCitation":"(Gorzelitz et al., 2022b; Martins et al., 2021)","plainCitation":"(Gorzelitz et al., 2022b; Martins et al., 2021)","noteIndex":0},"citationItems":[{"id":160,"uris":["http://zotero.org/users/15910014/items/JG3679GU"],"itemData":{"id":160,"type":"article-journal","container-title":"Supportive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(Gorzelitz et al., 2022b; Martins et al., 2021)</w:t>
      </w:r>
      <w:r w:rsidR="00946FF9">
        <w:rPr>
          <w:rFonts w:ascii="Times New Roman" w:hAnsi="Times New Roman" w:cs="Times New Roman"/>
          <w:lang w:val="en-US"/>
        </w:rPr>
        <w:fldChar w:fldCharType="end"/>
      </w:r>
      <w:r w:rsidR="00E87DCA">
        <w:rPr>
          <w:rFonts w:ascii="Times New Roman" w:hAnsi="Times New Roman" w:cs="Times New Roman"/>
          <w:lang w:val="en-US"/>
        </w:rPr>
        <w:t>. Cancer survivors frequently exhibit lower levels of functional fitness compared to individuals without a cancer history, partly due to treatment-related deconditioning, neuromuscular impairment, and changes in body composition</w:t>
      </w:r>
      <w:r w:rsidR="00946FF9">
        <w:rPr>
          <w:rFonts w:ascii="Times New Roman" w:hAnsi="Times New Roman" w:cs="Times New Roman"/>
          <w:lang w:val="en-US"/>
        </w:rPr>
        <w:t xml:space="preserve">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{"citationID":"6TXppb9K","properties":{"formattedCitation":"(Struszczak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(Struszczak et al., 2026)</w:t>
      </w:r>
      <w:r w:rsidR="00946FF9">
        <w:rPr>
          <w:rFonts w:ascii="Times New Roman" w:hAnsi="Times New Roman" w:cs="Times New Roman"/>
          <w:lang w:val="en-US"/>
        </w:rPr>
        <w:fldChar w:fldCharType="end"/>
      </w:r>
      <w:r w:rsidR="00E87DCA">
        <w:rPr>
          <w:rFonts w:ascii="Times New Roman" w:hAnsi="Times New Roman" w:cs="Times New Roman"/>
          <w:lang w:val="en-US"/>
        </w:rPr>
        <w:t xml:space="preserve">.  </w:t>
      </w:r>
      <w:commentRangeEnd w:id="27"/>
      <w:r w:rsidR="00EE3BC5">
        <w:rPr>
          <w:rStyle w:val="Merknadsreferanse"/>
        </w:rPr>
        <w:commentReference w:id="27"/>
      </w:r>
    </w:p>
    <w:p w14:paraId="34F0C916" w14:textId="15B5AEF1" w:rsidR="00E87DCA" w:rsidRDefault="00E87DCA" w:rsidP="001B7168">
      <w:pPr>
        <w:rPr>
          <w:rFonts w:ascii="Times New Roman" w:hAnsi="Times New Roman" w:cs="Times New Roman"/>
          <w:lang w:val="en-US"/>
        </w:rPr>
      </w:pPr>
      <w:r>
        <w:rPr>
          <w:rFonts w:ascii="Times New Roman" w:hAnsi="Times New Roman" w:cs="Times New Roman"/>
          <w:lang w:val="en-US"/>
        </w:rPr>
        <w:t>Exercise is widely recognized as a key non-</w:t>
      </w:r>
      <w:proofErr w:type="spellStart"/>
      <w:r>
        <w:rPr>
          <w:rFonts w:ascii="Times New Roman" w:hAnsi="Times New Roman" w:cs="Times New Roman"/>
          <w:lang w:val="en-US"/>
        </w:rPr>
        <w:t>pharmalogical</w:t>
      </w:r>
      <w:proofErr w:type="spellEnd"/>
      <w:r>
        <w:rPr>
          <w:rFonts w:ascii="Times New Roman" w:hAnsi="Times New Roman" w:cs="Times New Roman"/>
          <w:lang w:val="en-US"/>
        </w:rPr>
        <w:t xml:space="preserve"> strategy for reducing CRF and improving physical function in cancer survivors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{"citationID":"RS7sby6O","properties":{"formattedCitation":"(Campbell et al., 2019b; Mustian et al., 2024)","plainCitation":"(Campbell et al., 2019b; Mustian et al., 2024)","noteIndex":0},"citationItems":[{"id":54,"uris":["http://zotero.org/users/15910014/items/XSAC4YX9"],"itemData":{"id":54,"type":"article-journal","abstract":"ABSTRACT\n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(Campbell et al., 2019b; Mustian et al., 2024)</w:t>
      </w:r>
      <w:r>
        <w:rPr>
          <w:rFonts w:ascii="Times New Roman" w:hAnsi="Times New Roman" w:cs="Times New Roman"/>
          <w:lang w:val="en-US"/>
        </w:rPr>
        <w:fldChar w:fldCharType="end"/>
      </w:r>
      <w:r>
        <w:rPr>
          <w:rFonts w:ascii="Times New Roman" w:hAnsi="Times New Roman" w:cs="Times New Roman"/>
          <w:lang w:val="en-US"/>
        </w:rPr>
        <w:t xml:space="preserve">. Resistance training is of particular interest due to its ability to counteract treatment-related declines in muscle mass and strength factors closely associated with fatigue and reduced functional capacity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{"citationID":"Akvb8Aj9","properties":{"formattedCitation":"(Champ et al., 2023; Fairman, 2024; Lee, 2022)","plainCitation":"(Champ et al., 2023; Fairman, 2024; Lee, 2022)","noteIndex":0},"citationItems":[{"id":116,"uris":["http://zotero.org/users/15910014/items/VZ4KFZQR"],"itemData":{"id":116,"type":"article-journal","container-title":"Sports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(Champ et al., 2023; Fairman, 2024; Lee, 2022)</w:t>
      </w:r>
      <w:r w:rsidR="00946FF9">
        <w:rPr>
          <w:rFonts w:ascii="Times New Roman" w:hAnsi="Times New Roman" w:cs="Times New Roman"/>
          <w:lang w:val="en-US"/>
        </w:rPr>
        <w:fldChar w:fldCharType="end"/>
      </w:r>
      <w:r>
        <w:rPr>
          <w:rFonts w:ascii="Times New Roman" w:hAnsi="Times New Roman" w:cs="Times New Roman"/>
          <w:lang w:val="en-US"/>
        </w:rPr>
        <w:t xml:space="preserve">. Despite strong </w:t>
      </w:r>
      <w:r>
        <w:rPr>
          <w:rFonts w:ascii="Times New Roman" w:hAnsi="Times New Roman" w:cs="Times New Roman"/>
          <w:lang w:val="en-US"/>
        </w:rPr>
        <w:lastRenderedPageBreak/>
        <w:t xml:space="preserve">evidence, participation in supervised exercise programs remains low due to barriers such as travel distance, scheduling constraints, and limited access to cancer-specific services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{"citationID":"hwAzGbb9","properties":{"formattedCitation":"(Bullard et al., 2019; Kampshoff et al., 2015)","plainCitation":"(Bullard et al., 2019; Kampshoff et al., 2015)","noteIndex":0},"citationItems":[{"id":119,"uris":["http://zotero.org/users/15910014/items/PF5XVEYX"],"itemData":{"id":119,"type":"article-journal","container-title":"BMC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Kampshoff et al., 2015)</w:t>
      </w:r>
      <w:r>
        <w:rPr>
          <w:rFonts w:ascii="Times New Roman" w:hAnsi="Times New Roman" w:cs="Times New Roman"/>
          <w:lang w:val="en-US"/>
        </w:rPr>
        <w:fldChar w:fldCharType="end"/>
      </w:r>
      <w:r>
        <w:rPr>
          <w:rFonts w:ascii="Times New Roman" w:hAnsi="Times New Roman" w:cs="Times New Roman"/>
          <w:lang w:val="en-US"/>
        </w:rPr>
        <w:t xml:space="preserve">. Digital exercise interventions have therefore emerged as a promising alternative, offering remote access to structured and individualized training through mobile applications and online platforms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{"citationID":"BKrenRS3","properties":{"formattedCitation":"(Hoa Nguyen et al., 2024; Ye et al., 2023)","plainCitation":"(Hoa Nguyen et al., 2024; Ye et al., 2023)","noteIndex":0},"citationItems":[{"id":133,"uris":["http://zotero.org/users/15910014/items/MKXPE2XJ"],"itemData":{"id":133,"type":"article-journal","abstract":"Background: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(Hoa Nguyen et al., 2024; Ye et al., 2023)</w:t>
      </w:r>
      <w:r>
        <w:rPr>
          <w:rFonts w:ascii="Times New Roman" w:hAnsi="Times New Roman" w:cs="Times New Roman"/>
          <w:lang w:val="en-US"/>
        </w:rPr>
        <w:fldChar w:fldCharType="end"/>
      </w:r>
      <w:r>
        <w:rPr>
          <w:rFonts w:ascii="Times New Roman" w:hAnsi="Times New Roman" w:cs="Times New Roman"/>
          <w:lang w:val="en-US"/>
        </w:rPr>
        <w:t xml:space="preserve">. While digitally delivered programs appear feasible and may improve physical activity and selected health outcomes, evidence suggest that remote formats can be non-inferior for specific functional measures, whereas supervised, on-site exercise may yield stronger or more comprehensive effects on physical function and symptom management </w:t>
      </w:r>
      <w:commentRangeStart w:id="29"/>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{"citationID":"rTgNSJN7","properties":{"formattedCitation":"(Struszczak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(Struszczak et al., 2026)</w:t>
      </w:r>
      <w:r w:rsidR="00946FF9">
        <w:rPr>
          <w:rFonts w:ascii="Times New Roman" w:hAnsi="Times New Roman" w:cs="Times New Roman"/>
          <w:lang w:val="en-US"/>
        </w:rPr>
        <w:fldChar w:fldCharType="end"/>
      </w:r>
      <w:commentRangeEnd w:id="29"/>
      <w:r w:rsidR="009A76BE">
        <w:rPr>
          <w:rStyle w:val="Merknadsreferanse"/>
        </w:rPr>
        <w:commentReference w:id="29"/>
      </w:r>
      <w:r>
        <w:rPr>
          <w:rFonts w:ascii="Times New Roman" w:hAnsi="Times New Roman" w:cs="Times New Roman"/>
          <w:lang w:val="en-US"/>
        </w:rPr>
        <w:t xml:space="preserve">. </w:t>
      </w:r>
    </w:p>
    <w:p w14:paraId="6EB249FF" w14:textId="31886954" w:rsidR="00E87DCA" w:rsidRPr="001B7168" w:rsidRDefault="00E87DCA" w:rsidP="001B7168">
      <w:pPr>
        <w:rPr>
          <w:rFonts w:ascii="Times New Roman" w:hAnsi="Times New Roman" w:cs="Times New Roman"/>
          <w:lang w:val="en-US"/>
        </w:rPr>
      </w:pPr>
      <w:r>
        <w:rPr>
          <w:rFonts w:ascii="Times New Roman" w:hAnsi="Times New Roman" w:cs="Times New Roman"/>
          <w:lang w:val="en-US"/>
        </w:rPr>
        <w:t xml:space="preserve">Given the high prevalence of CRF, its association with reduced functional fitness, and the growing emphasis on scalable rehabilitation strategies, further investigation in the comparative effects of digitally delivered versus in-person resistance training is warranted. Within this context, the present master’s thesis examines whether digitally delivered resistance training is equivalent to supervised, on-site resistance training in reducing cancer-related fatigue and improving functional fitness among cancer patients who have completed treatment. </w:t>
      </w:r>
    </w:p>
    <w:p w14:paraId="210993C3" w14:textId="6E69175B" w:rsidR="00624436" w:rsidRDefault="00624436" w:rsidP="00624436">
      <w:pPr>
        <w:pStyle w:val="Overskrift3"/>
        <w:rPr>
          <w:rFonts w:ascii="Times New Roman" w:hAnsi="Times New Roman" w:cs="Times New Roman"/>
          <w:lang w:val="en-US"/>
        </w:rPr>
      </w:pPr>
      <w:bookmarkStart w:id="30" w:name="_Toc223694044"/>
      <w:r w:rsidRPr="00624436">
        <w:rPr>
          <w:rFonts w:ascii="Times New Roman" w:hAnsi="Times New Roman" w:cs="Times New Roman"/>
          <w:lang w:val="en-US"/>
        </w:rPr>
        <w:t>Aim of the study</w:t>
      </w:r>
      <w:bookmarkEnd w:id="30"/>
      <w:r w:rsidRPr="00624436">
        <w:rPr>
          <w:rFonts w:ascii="Times New Roman" w:hAnsi="Times New Roman" w:cs="Times New Roman"/>
          <w:lang w:val="en-US"/>
        </w:rPr>
        <w:t xml:space="preserve"> </w:t>
      </w:r>
    </w:p>
    <w:p w14:paraId="53F06A7D" w14:textId="2E5E1B80" w:rsidR="00624436" w:rsidRDefault="00624436" w:rsidP="00624436">
      <w:pPr>
        <w:rPr>
          <w:rFonts w:ascii="Times New Roman" w:hAnsi="Times New Roman" w:cs="Times New Roman"/>
          <w:lang w:val="en-US"/>
        </w:rPr>
      </w:pPr>
      <w:r>
        <w:rPr>
          <w:rFonts w:ascii="Times New Roman" w:hAnsi="Times New Roman" w:cs="Times New Roman"/>
          <w:lang w:val="en-US"/>
        </w:rPr>
        <w:t>The purpose of this master’s project is to investigate the effect of a digital home-based resistance training program in fatigue and</w:t>
      </w:r>
      <w:r w:rsidR="00D87CAB">
        <w:rPr>
          <w:rFonts w:ascii="Times New Roman" w:hAnsi="Times New Roman" w:cs="Times New Roman"/>
          <w:lang w:val="en-US"/>
        </w:rPr>
        <w:t xml:space="preserve"> functional fitness </w:t>
      </w:r>
      <w:r>
        <w:rPr>
          <w:rFonts w:ascii="Times New Roman" w:hAnsi="Times New Roman" w:cs="Times New Roman"/>
          <w:lang w:val="en-US"/>
        </w:rPr>
        <w:t xml:space="preserve">in individuals who have completed cancer treatment. </w:t>
      </w:r>
    </w:p>
    <w:p w14:paraId="6F3C47B6" w14:textId="25E74C70" w:rsidR="00624436" w:rsidRDefault="00624436" w:rsidP="00624436">
      <w:pPr>
        <w:pStyle w:val="Overskrift4"/>
        <w:rPr>
          <w:rFonts w:ascii="Times New Roman" w:hAnsi="Times New Roman" w:cs="Times New Roman"/>
          <w:lang w:val="en-US"/>
        </w:rPr>
      </w:pPr>
      <w:r w:rsidRPr="00624436">
        <w:rPr>
          <w:rFonts w:ascii="Times New Roman" w:hAnsi="Times New Roman" w:cs="Times New Roman"/>
          <w:lang w:val="en-US"/>
        </w:rPr>
        <w:t xml:space="preserve">Primary research question </w:t>
      </w:r>
    </w:p>
    <w:p w14:paraId="2257BDE3" w14:textId="55D93C75" w:rsidR="00624436" w:rsidRPr="00624436" w:rsidRDefault="00624436" w:rsidP="00624436">
      <w:pPr>
        <w:rPr>
          <w:rFonts w:ascii="Times New Roman" w:hAnsi="Times New Roman" w:cs="Times New Roman"/>
          <w:lang w:val="en-US"/>
        </w:rPr>
      </w:pPr>
      <w:commentRangeStart w:id="31"/>
      <w:r>
        <w:rPr>
          <w:rFonts w:ascii="Times New Roman" w:hAnsi="Times New Roman" w:cs="Times New Roman"/>
          <w:lang w:val="en-US"/>
        </w:rPr>
        <w:t xml:space="preserve">Does twelve weeks of digital home-based resistance training have an equivalent effect on fatigue in cancer survivors, compared to group-based supervised resistance training with physical attendance? </w:t>
      </w:r>
      <w:commentRangeEnd w:id="31"/>
      <w:r w:rsidR="00F92E43">
        <w:rPr>
          <w:rStyle w:val="Merknadsreferanse"/>
        </w:rPr>
        <w:commentReference w:id="31"/>
      </w:r>
    </w:p>
    <w:p w14:paraId="0F9FCCA8" w14:textId="7DFFBA65" w:rsidR="00624436" w:rsidRDefault="00624436" w:rsidP="00624436">
      <w:pPr>
        <w:pStyle w:val="Overskrift4"/>
        <w:rPr>
          <w:rFonts w:ascii="Times New Roman" w:hAnsi="Times New Roman" w:cs="Times New Roman"/>
          <w:lang w:val="en-US"/>
        </w:rPr>
      </w:pPr>
      <w:r w:rsidRPr="00D87CAB">
        <w:rPr>
          <w:rFonts w:ascii="Times New Roman" w:hAnsi="Times New Roman" w:cs="Times New Roman"/>
          <w:lang w:val="en-US"/>
        </w:rPr>
        <w:t>Secondary research question</w:t>
      </w:r>
      <w:r w:rsidRPr="00624436">
        <w:rPr>
          <w:rFonts w:ascii="Times New Roman" w:hAnsi="Times New Roman" w:cs="Times New Roman"/>
          <w:lang w:val="en-US"/>
        </w:rPr>
        <w:t xml:space="preserve"> </w:t>
      </w:r>
    </w:p>
    <w:p w14:paraId="0CD83EB5" w14:textId="77777777" w:rsidR="00D87CAB" w:rsidRDefault="00624436" w:rsidP="00624436">
      <w:pPr>
        <w:rPr>
          <w:rFonts w:ascii="Times New Roman" w:hAnsi="Times New Roman" w:cs="Times New Roman"/>
          <w:lang w:val="en-US"/>
        </w:rPr>
      </w:pPr>
      <w:r>
        <w:rPr>
          <w:rFonts w:ascii="Times New Roman" w:hAnsi="Times New Roman" w:cs="Times New Roman"/>
          <w:lang w:val="en-US"/>
        </w:rPr>
        <w:t xml:space="preserve">Does twelve weeks of digital home-based resistance training have an equivalent effect on </w:t>
      </w:r>
      <w:r w:rsidR="00D87CAB">
        <w:rPr>
          <w:rFonts w:ascii="Times New Roman" w:hAnsi="Times New Roman" w:cs="Times New Roman"/>
          <w:lang w:val="en-US"/>
        </w:rPr>
        <w:t xml:space="preserve">functional fitness, assessed by the 6-minute step test, compared to group-based supervised </w:t>
      </w:r>
      <w:r>
        <w:rPr>
          <w:rFonts w:ascii="Times New Roman" w:hAnsi="Times New Roman" w:cs="Times New Roman"/>
          <w:lang w:val="en-US"/>
        </w:rPr>
        <w:t>resistance training with physical attendance</w:t>
      </w:r>
      <w:r w:rsidR="00D87CAB">
        <w:rPr>
          <w:rFonts w:ascii="Times New Roman" w:hAnsi="Times New Roman" w:cs="Times New Roman"/>
          <w:lang w:val="en-US"/>
        </w:rPr>
        <w:t xml:space="preserve"> in cancer survivors</w:t>
      </w:r>
      <w:r>
        <w:rPr>
          <w:rFonts w:ascii="Times New Roman" w:hAnsi="Times New Roman" w:cs="Times New Roman"/>
          <w:lang w:val="en-US"/>
        </w:rPr>
        <w:t>?</w:t>
      </w:r>
    </w:p>
    <w:p w14:paraId="051CE613" w14:textId="1516F727" w:rsidR="00624436" w:rsidRPr="00D87CAB" w:rsidRDefault="00624436" w:rsidP="00624436">
      <w:pPr>
        <w:rPr>
          <w:rFonts w:ascii="Times New Roman" w:hAnsi="Times New Roman" w:cs="Times New Roman"/>
          <w:i/>
          <w:iCs/>
          <w:lang w:val="en-US"/>
        </w:rPr>
      </w:pPr>
      <w:commentRangeStart w:id="32"/>
      <w:commentRangeStart w:id="33"/>
      <w:r w:rsidRPr="00D87CAB">
        <w:rPr>
          <w:rFonts w:ascii="Times New Roman" w:hAnsi="Times New Roman" w:cs="Times New Roman"/>
          <w:i/>
          <w:iCs/>
          <w:lang w:val="en-US"/>
        </w:rPr>
        <w:t xml:space="preserve"> </w:t>
      </w:r>
      <w:r w:rsidR="00D87CAB" w:rsidRPr="00D87CAB">
        <w:rPr>
          <w:rFonts w:ascii="Times New Roman" w:hAnsi="Times New Roman" w:cs="Times New Roman"/>
          <w:i/>
          <w:iCs/>
          <w:lang w:val="en-US"/>
        </w:rPr>
        <w:t>Are changes in functional fitness, assessed by the 6-minute step test, associated with changes in cancer-related fatigue following twelve weeks of resistance training in cancer survivors?</w:t>
      </w:r>
    </w:p>
    <w:p w14:paraId="7E5434B2" w14:textId="09053909" w:rsidR="00D87CAB" w:rsidRPr="00D87CAB" w:rsidRDefault="00D87CAB" w:rsidP="00624436">
      <w:pPr>
        <w:rPr>
          <w:rFonts w:ascii="Times New Roman" w:hAnsi="Times New Roman" w:cs="Times New Roman"/>
          <w:i/>
          <w:iCs/>
          <w:lang w:val="en-US"/>
        </w:rPr>
      </w:pPr>
      <w:r w:rsidRPr="00D87CAB">
        <w:rPr>
          <w:rFonts w:ascii="Times New Roman" w:hAnsi="Times New Roman" w:cs="Times New Roman"/>
          <w:i/>
          <w:iCs/>
          <w:lang w:val="en-US"/>
        </w:rPr>
        <w:t>Does functional fitness improvement differ between digital and supervised resistance training, and is this difference associated with changes in cancer-related fatigue in cancer survivors?</w:t>
      </w:r>
      <w:commentRangeEnd w:id="32"/>
      <w:r w:rsidR="001A1605">
        <w:rPr>
          <w:rStyle w:val="Merknadsreferanse"/>
        </w:rPr>
        <w:commentReference w:id="32"/>
      </w:r>
      <w:commentRangeEnd w:id="33"/>
      <w:r w:rsidR="006829CD">
        <w:rPr>
          <w:rStyle w:val="Merknadsreferanse"/>
        </w:rPr>
        <w:commentReference w:id="33"/>
      </w:r>
    </w:p>
    <w:p w14:paraId="63F85300" w14:textId="7A56AF6E" w:rsidR="00ED33AF" w:rsidRPr="00ED33AF" w:rsidRDefault="00ED33AF" w:rsidP="00ED33AF">
      <w:pPr>
        <w:pStyle w:val="Overskrift3"/>
        <w:rPr>
          <w:rFonts w:ascii="Times New Roman" w:hAnsi="Times New Roman" w:cs="Times New Roman"/>
          <w:lang w:val="en-US"/>
        </w:rPr>
      </w:pPr>
      <w:bookmarkStart w:id="34" w:name="_Toc223694045"/>
      <w:r w:rsidRPr="00ED33AF">
        <w:rPr>
          <w:rFonts w:ascii="Times New Roman" w:hAnsi="Times New Roman" w:cs="Times New Roman"/>
          <w:lang w:val="en-US"/>
        </w:rPr>
        <w:t>Hypothesis</w:t>
      </w:r>
      <w:bookmarkEnd w:id="34"/>
      <w:r w:rsidRPr="00ED33AF">
        <w:rPr>
          <w:rFonts w:ascii="Times New Roman" w:hAnsi="Times New Roman" w:cs="Times New Roman"/>
          <w:lang w:val="en-US"/>
        </w:rPr>
        <w:t xml:space="preserve"> </w:t>
      </w:r>
    </w:p>
    <w:p w14:paraId="72233F0F" w14:textId="49088868" w:rsidR="00ED33AF" w:rsidRDefault="00ED33AF" w:rsidP="00ED33AF">
      <w:pPr>
        <w:pStyle w:val="Overskrift4"/>
        <w:rPr>
          <w:rFonts w:ascii="Times New Roman" w:hAnsi="Times New Roman" w:cs="Times New Roman"/>
          <w:lang w:val="en-US"/>
        </w:rPr>
      </w:pPr>
      <w:r w:rsidRPr="00ED33AF">
        <w:rPr>
          <w:rFonts w:ascii="Times New Roman" w:hAnsi="Times New Roman" w:cs="Times New Roman"/>
          <w:lang w:val="en-US"/>
        </w:rPr>
        <w:t>Primary hypothesis</w:t>
      </w:r>
    </w:p>
    <w:p w14:paraId="0D471573" w14:textId="2328B525" w:rsidR="00ED33AF" w:rsidRDefault="00ED33AF" w:rsidP="00ED33AF">
      <w:pPr>
        <w:rPr>
          <w:rFonts w:ascii="Times New Roman" w:hAnsi="Times New Roman" w:cs="Times New Roman"/>
          <w:lang w:val="en-US"/>
        </w:rPr>
      </w:pPr>
      <w:commentRangeStart w:id="35"/>
      <w:r>
        <w:rPr>
          <w:rFonts w:ascii="Times New Roman" w:hAnsi="Times New Roman" w:cs="Times New Roman"/>
          <w:lang w:val="en-US"/>
        </w:rPr>
        <w:t xml:space="preserve">Cancer patients who have completed treatment and participate in digitally delivered, home-based resistance training for twelve weeks are expected to demonstrate smaller improvements in cancer-related fatigue compared with those who perform the same training program in a supervised group setting with an instructor. </w:t>
      </w:r>
      <w:commentRangeEnd w:id="35"/>
      <w:r w:rsidR="004C346F">
        <w:rPr>
          <w:rStyle w:val="Merknadsreferanse"/>
        </w:rPr>
        <w:commentReference w:id="35"/>
      </w:r>
    </w:p>
    <w:p w14:paraId="4C0A5E08" w14:textId="3A7ABE45" w:rsidR="00ED33AF" w:rsidRDefault="00ED33AF" w:rsidP="00ED33AF">
      <w:pPr>
        <w:pStyle w:val="Overskrift4"/>
        <w:rPr>
          <w:rFonts w:ascii="Times New Roman" w:hAnsi="Times New Roman" w:cs="Times New Roman"/>
          <w:lang w:val="en-US"/>
        </w:rPr>
      </w:pPr>
      <w:r w:rsidRPr="004770B8">
        <w:rPr>
          <w:rFonts w:ascii="Times New Roman" w:hAnsi="Times New Roman" w:cs="Times New Roman"/>
          <w:lang w:val="en-US"/>
        </w:rPr>
        <w:lastRenderedPageBreak/>
        <w:t>Secondary hypothesis</w:t>
      </w:r>
      <w:r w:rsidRPr="00ED33AF">
        <w:rPr>
          <w:rFonts w:ascii="Times New Roman" w:hAnsi="Times New Roman" w:cs="Times New Roman"/>
          <w:lang w:val="en-US"/>
        </w:rPr>
        <w:t xml:space="preserve"> </w:t>
      </w:r>
    </w:p>
    <w:p w14:paraId="034B3D41" w14:textId="4DB2B356" w:rsidR="00A43E1D" w:rsidRPr="00A43E1D" w:rsidRDefault="00A43E1D" w:rsidP="00A43E1D">
      <w:pPr>
        <w:rPr>
          <w:rFonts w:ascii="Times New Roman" w:hAnsi="Times New Roman" w:cs="Times New Roman"/>
          <w:lang w:val="en-US"/>
        </w:rPr>
      </w:pPr>
      <w:commentRangeStart w:id="36"/>
      <w:r w:rsidRPr="00A43E1D">
        <w:rPr>
          <w:rFonts w:ascii="Times New Roman" w:hAnsi="Times New Roman" w:cs="Times New Roman"/>
          <w:lang w:val="en-US"/>
        </w:rPr>
        <w:t>Cancer</w:t>
      </w:r>
      <w:r>
        <w:rPr>
          <w:rFonts w:ascii="Times New Roman" w:hAnsi="Times New Roman" w:cs="Times New Roman"/>
          <w:lang w:val="en-US"/>
        </w:rPr>
        <w:t xml:space="preserve"> patients who have completed treatment and participate in digitally delivered, home-based resistance training for twelve weeks are expected to demonstrate smaller improvements in </w:t>
      </w:r>
      <w:r w:rsidR="004770B8">
        <w:rPr>
          <w:rFonts w:ascii="Times New Roman" w:hAnsi="Times New Roman" w:cs="Times New Roman"/>
          <w:lang w:val="en-US"/>
        </w:rPr>
        <w:t>functional fitness</w:t>
      </w:r>
      <w:r>
        <w:rPr>
          <w:rFonts w:ascii="Times New Roman" w:hAnsi="Times New Roman" w:cs="Times New Roman"/>
          <w:lang w:val="en-US"/>
        </w:rPr>
        <w:t xml:space="preserve"> compared with those who perform the same training program in a supervised group setting with an instructor. </w:t>
      </w:r>
      <w:commentRangeEnd w:id="36"/>
      <w:r w:rsidR="000A62B7">
        <w:rPr>
          <w:rStyle w:val="Merknadsreferanse"/>
        </w:rPr>
        <w:commentReference w:id="36"/>
      </w:r>
    </w:p>
    <w:p w14:paraId="004ECA7C" w14:textId="58F198C5" w:rsidR="00601FFA" w:rsidRDefault="00601FFA" w:rsidP="00601FFA">
      <w:pPr>
        <w:pStyle w:val="Overskrift2"/>
        <w:rPr>
          <w:rFonts w:ascii="Times New Roman" w:hAnsi="Times New Roman" w:cs="Times New Roman"/>
          <w:lang w:val="en-US"/>
        </w:rPr>
      </w:pPr>
      <w:bookmarkStart w:id="37" w:name="_Toc223694046"/>
      <w:r w:rsidRPr="00601FFA">
        <w:rPr>
          <w:rFonts w:ascii="Times New Roman" w:hAnsi="Times New Roman" w:cs="Times New Roman"/>
          <w:lang w:val="en-US"/>
        </w:rPr>
        <w:t>Project Methodology</w:t>
      </w:r>
      <w:bookmarkEnd w:id="37"/>
    </w:p>
    <w:p w14:paraId="607A5A87" w14:textId="05AEE1FF" w:rsidR="00A85740" w:rsidRDefault="00601FFA" w:rsidP="00601FFA">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This master’s thesis is part of a larger ongoing research project titled </w:t>
      </w:r>
      <w:r w:rsidRPr="00601FFA">
        <w:rPr>
          <w:rFonts w:ascii="Times New Roman" w:hAnsi="Times New Roman" w:cs="Times New Roman"/>
          <w:i/>
          <w:iCs/>
          <w:color w:val="000000" w:themeColor="text1"/>
          <w:lang w:val="en-US"/>
        </w:rPr>
        <w:t xml:space="preserve">Resistance Exercise After Cancer Treatment </w:t>
      </w:r>
      <w:r>
        <w:rPr>
          <w:rFonts w:ascii="Times New Roman" w:hAnsi="Times New Roman" w:cs="Times New Roman"/>
          <w:color w:val="000000" w:themeColor="text1"/>
          <w:lang w:val="en-US"/>
        </w:rPr>
        <w:t>(REACT). The project is a collaborative effort between University of Inland Norway (INN) and Innlandet Hospital (SI). It involves a PhD candidate, Anna Solheim, and is led by a project team consisting of Professor/MD Arne Kolstad, Associate Professor Anne Mette Rustaden, and Professor Stian Ellefsen. The main aim of the REACT study is to investigate adherence to exercise in a digitally delivered home-based program compared to supervised, on-site resistance training, as well as to assess a range of functional, mental, and metabolic health outcomes.</w:t>
      </w:r>
      <w:r w:rsidR="00A85740">
        <w:rPr>
          <w:rFonts w:ascii="Times New Roman" w:hAnsi="Times New Roman" w:cs="Times New Roman"/>
          <w:color w:val="000000" w:themeColor="text1"/>
          <w:lang w:val="en-US"/>
        </w:rPr>
        <w:t xml:space="preserve"> The project includes two rounds of data </w:t>
      </w:r>
      <w:proofErr w:type="gramStart"/>
      <w:r w:rsidR="00A85740">
        <w:rPr>
          <w:rFonts w:ascii="Times New Roman" w:hAnsi="Times New Roman" w:cs="Times New Roman"/>
          <w:color w:val="000000" w:themeColor="text1"/>
          <w:lang w:val="en-US"/>
        </w:rPr>
        <w:t>collection;</w:t>
      </w:r>
      <w:proofErr w:type="gramEnd"/>
      <w:r w:rsidR="00A85740">
        <w:rPr>
          <w:rFonts w:ascii="Times New Roman" w:hAnsi="Times New Roman" w:cs="Times New Roman"/>
          <w:color w:val="000000" w:themeColor="text1"/>
          <w:lang w:val="en-US"/>
        </w:rPr>
        <w:t xml:space="preserve"> eastern 2024 (including </w:t>
      </w:r>
      <w:r w:rsidR="0057439F">
        <w:rPr>
          <w:rFonts w:ascii="Times New Roman" w:hAnsi="Times New Roman" w:cs="Times New Roman"/>
          <w:color w:val="000000" w:themeColor="text1"/>
          <w:lang w:val="en-US"/>
        </w:rPr>
        <w:t>44</w:t>
      </w:r>
      <w:r w:rsidR="00A85740">
        <w:rPr>
          <w:rFonts w:ascii="Times New Roman" w:hAnsi="Times New Roman" w:cs="Times New Roman"/>
          <w:color w:val="000000" w:themeColor="text1"/>
          <w:lang w:val="en-US"/>
        </w:rPr>
        <w:t xml:space="preserve"> participants) and eastern 2025 (including </w:t>
      </w:r>
      <w:commentRangeStart w:id="38"/>
      <w:commentRangeStart w:id="39"/>
      <w:commentRangeStart w:id="40"/>
      <w:r w:rsidR="0057439F">
        <w:rPr>
          <w:rFonts w:ascii="Times New Roman" w:hAnsi="Times New Roman" w:cs="Times New Roman"/>
          <w:color w:val="000000" w:themeColor="text1"/>
          <w:lang w:val="en-US"/>
        </w:rPr>
        <w:t>26</w:t>
      </w:r>
      <w:commentRangeEnd w:id="38"/>
      <w:r w:rsidR="0057439F">
        <w:rPr>
          <w:rStyle w:val="Merknadsreferanse"/>
        </w:rPr>
        <w:commentReference w:id="38"/>
      </w:r>
      <w:commentRangeEnd w:id="39"/>
      <w:r w:rsidR="00376553">
        <w:rPr>
          <w:rStyle w:val="Merknadsreferanse"/>
        </w:rPr>
        <w:commentReference w:id="39"/>
      </w:r>
      <w:commentRangeEnd w:id="40"/>
      <w:r w:rsidR="00787D40">
        <w:rPr>
          <w:rStyle w:val="Merknadsreferanse"/>
        </w:rPr>
        <w:commentReference w:id="40"/>
      </w:r>
      <w:r w:rsidR="00A85740">
        <w:rPr>
          <w:rFonts w:ascii="Times New Roman" w:hAnsi="Times New Roman" w:cs="Times New Roman"/>
          <w:color w:val="000000" w:themeColor="text1"/>
          <w:lang w:val="en-US"/>
        </w:rPr>
        <w:t xml:space="preserve"> participants). This master’s thesis includes data from both periods.  </w:t>
      </w:r>
    </w:p>
    <w:p w14:paraId="1366F949" w14:textId="2D41D8C6" w:rsidR="00601FFA" w:rsidRPr="00601FFA" w:rsidRDefault="00601FFA" w:rsidP="00601FFA">
      <w:pPr>
        <w:pStyle w:val="Overskrift3"/>
        <w:rPr>
          <w:rFonts w:ascii="Times New Roman" w:hAnsi="Times New Roman" w:cs="Times New Roman"/>
          <w:lang w:val="en-US"/>
        </w:rPr>
      </w:pPr>
      <w:bookmarkStart w:id="41" w:name="_Toc223694047"/>
      <w:r w:rsidRPr="00601FFA">
        <w:rPr>
          <w:rFonts w:ascii="Times New Roman" w:hAnsi="Times New Roman" w:cs="Times New Roman"/>
          <w:lang w:val="en-US"/>
        </w:rPr>
        <w:t>Study design</w:t>
      </w:r>
      <w:bookmarkEnd w:id="41"/>
      <w:r w:rsidRPr="00601FFA">
        <w:rPr>
          <w:rFonts w:ascii="Times New Roman" w:hAnsi="Times New Roman" w:cs="Times New Roman"/>
          <w:lang w:val="en-US"/>
        </w:rPr>
        <w:t xml:space="preserve"> </w:t>
      </w:r>
    </w:p>
    <w:p w14:paraId="14EA32BC" w14:textId="2FD14A58" w:rsidR="00601FFA" w:rsidRDefault="00601FFA" w:rsidP="00601FFA">
      <w:pPr>
        <w:rPr>
          <w:rFonts w:ascii="Times New Roman" w:hAnsi="Times New Roman" w:cs="Times New Roman"/>
          <w:lang w:val="en-US"/>
        </w:rPr>
      </w:pPr>
      <w:r>
        <w:rPr>
          <w:rFonts w:ascii="Times New Roman" w:hAnsi="Times New Roman" w:cs="Times New Roman"/>
          <w:lang w:val="en-US"/>
        </w:rPr>
        <w:t xml:space="preserve">The project is designed as a </w:t>
      </w:r>
      <w:r w:rsidR="0092349D">
        <w:rPr>
          <w:rFonts w:ascii="Times New Roman" w:hAnsi="Times New Roman" w:cs="Times New Roman"/>
          <w:lang w:val="en-US"/>
        </w:rPr>
        <w:t xml:space="preserve">non-inferiority trial, employing a randomized controlled design with assessor blinding, to compare digitally delivered resistance training with established group-based supervised training. </w:t>
      </w:r>
      <w:r>
        <w:rPr>
          <w:rFonts w:ascii="Times New Roman" w:hAnsi="Times New Roman" w:cs="Times New Roman"/>
          <w:lang w:val="en-US"/>
        </w:rPr>
        <w:t>Participants w</w:t>
      </w:r>
      <w:r w:rsidR="0092349D">
        <w:rPr>
          <w:rFonts w:ascii="Times New Roman" w:hAnsi="Times New Roman" w:cs="Times New Roman"/>
          <w:lang w:val="en-US"/>
        </w:rPr>
        <w:t>ere</w:t>
      </w:r>
      <w:r>
        <w:rPr>
          <w:rFonts w:ascii="Times New Roman" w:hAnsi="Times New Roman" w:cs="Times New Roman"/>
          <w:lang w:val="en-US"/>
        </w:rPr>
        <w:t xml:space="preserve"> randomly assigned to one of two groups: a 12-week digital, home-based resistance training program performed twice weekly, or the same regimen carried out in a studio setting under the supervision of an instructor. </w:t>
      </w:r>
      <w:commentRangeStart w:id="42"/>
      <w:r>
        <w:rPr>
          <w:rFonts w:ascii="Times New Roman" w:hAnsi="Times New Roman" w:cs="Times New Roman"/>
          <w:lang w:val="en-US"/>
        </w:rPr>
        <w:t xml:space="preserve">However, since the study aims to determine whether the new intervention – digital home-based resistance exercise – is not significantly less effective than the established on-site program, it also qualifies as a non-inferiority trial. </w:t>
      </w:r>
      <w:commentRangeEnd w:id="42"/>
      <w:r w:rsidR="00761012">
        <w:rPr>
          <w:rStyle w:val="Merknadsreferanse"/>
        </w:rPr>
        <w:commentReference w:id="42"/>
      </w:r>
    </w:p>
    <w:p w14:paraId="4729FBD3" w14:textId="7DACF0D7" w:rsidR="00601FFA" w:rsidRDefault="00601FFA" w:rsidP="00601FFA">
      <w:pPr>
        <w:pStyle w:val="Overskrift3"/>
        <w:rPr>
          <w:rFonts w:ascii="Times New Roman" w:hAnsi="Times New Roman" w:cs="Times New Roman"/>
          <w:lang w:val="en-US"/>
        </w:rPr>
      </w:pPr>
      <w:bookmarkStart w:id="43" w:name="_Toc223694048"/>
      <w:r w:rsidRPr="00601FFA">
        <w:rPr>
          <w:rFonts w:ascii="Times New Roman" w:hAnsi="Times New Roman" w:cs="Times New Roman"/>
          <w:lang w:val="en-US"/>
        </w:rPr>
        <w:t>Participants and recruitment</w:t>
      </w:r>
      <w:bookmarkEnd w:id="43"/>
      <w:r w:rsidRPr="00601FFA">
        <w:rPr>
          <w:rFonts w:ascii="Times New Roman" w:hAnsi="Times New Roman" w:cs="Times New Roman"/>
          <w:lang w:val="en-US"/>
        </w:rPr>
        <w:t xml:space="preserve"> </w:t>
      </w:r>
    </w:p>
    <w:p w14:paraId="1C60DE58" w14:textId="70B5BD4D" w:rsidR="00601FFA" w:rsidRDefault="00601FFA" w:rsidP="00601FFA">
      <w:pPr>
        <w:rPr>
          <w:rFonts w:ascii="TimesNewRomanPSMT" w:hAnsi="TimesNewRomanPSMT"/>
          <w:lang w:val="en-US"/>
        </w:rPr>
      </w:pPr>
      <w:r>
        <w:rPr>
          <w:rFonts w:ascii="Times New Roman" w:hAnsi="Times New Roman" w:cs="Times New Roman"/>
          <w:color w:val="000000" w:themeColor="text1"/>
          <w:lang w:val="en-US"/>
        </w:rPr>
        <w:t xml:space="preserve">The study involves adult cancer survivors (age </w:t>
      </w:r>
      <w:r w:rsidRPr="00D03283">
        <w:rPr>
          <w:rFonts w:ascii="TimesNewRomanPSMT" w:hAnsi="TimesNewRomanPSMT"/>
          <w:lang w:val="en-US"/>
        </w:rPr>
        <w:t>≥18 years</w:t>
      </w:r>
      <w:r>
        <w:rPr>
          <w:rFonts w:ascii="TimesNewRomanPSMT" w:hAnsi="TimesNewRomanPSMT"/>
          <w:lang w:val="en-US"/>
        </w:rPr>
        <w:t>) who have completed hospital-based treatment</w:t>
      </w:r>
      <w:r w:rsidR="0092349D">
        <w:rPr>
          <w:rFonts w:ascii="TimesNewRomanPSMT" w:hAnsi="TimesNewRomanPSMT"/>
          <w:lang w:val="en-US"/>
        </w:rPr>
        <w:t xml:space="preserve"> at SI</w:t>
      </w:r>
      <w:r>
        <w:rPr>
          <w:rFonts w:ascii="TimesNewRomanPSMT" w:hAnsi="TimesNewRomanPSMT"/>
          <w:lang w:val="en-US"/>
        </w:rPr>
        <w:t xml:space="preserve">, including but not limited to chemotherapy, radiotherapy, immunotherapy and targeted treatment, within the past five years. A minimum life expectancy of 12 months is required. Participants </w:t>
      </w:r>
      <w:r w:rsidR="0092349D">
        <w:rPr>
          <w:rFonts w:ascii="TimesNewRomanPSMT" w:hAnsi="TimesNewRomanPSMT"/>
          <w:lang w:val="en-US"/>
        </w:rPr>
        <w:t xml:space="preserve">had to </w:t>
      </w:r>
      <w:r>
        <w:rPr>
          <w:rFonts w:ascii="TimesNewRomanPSMT" w:hAnsi="TimesNewRomanPSMT"/>
          <w:lang w:val="en-US"/>
        </w:rPr>
        <w:t xml:space="preserve">be capable of providing informed consent. Additionally, they </w:t>
      </w:r>
      <w:r w:rsidR="0092349D">
        <w:rPr>
          <w:rFonts w:ascii="TimesNewRomanPSMT" w:hAnsi="TimesNewRomanPSMT"/>
          <w:lang w:val="en-US"/>
        </w:rPr>
        <w:t xml:space="preserve">needed </w:t>
      </w:r>
      <w:r>
        <w:rPr>
          <w:rFonts w:ascii="TimesNewRomanPSMT" w:hAnsi="TimesNewRomanPSMT"/>
          <w:lang w:val="en-US"/>
        </w:rPr>
        <w:t xml:space="preserve">access to digital tools at home, including a computer or tablet and an email address, to facilitate login to the digital training platform if assigned to the remote intervention group. Proficiency in the Norwegian language </w:t>
      </w:r>
      <w:r w:rsidR="0092349D">
        <w:rPr>
          <w:rFonts w:ascii="TimesNewRomanPSMT" w:hAnsi="TimesNewRomanPSMT"/>
          <w:lang w:val="en-US"/>
        </w:rPr>
        <w:t>was</w:t>
      </w:r>
      <w:r>
        <w:rPr>
          <w:rFonts w:ascii="TimesNewRomanPSMT" w:hAnsi="TimesNewRomanPSMT"/>
          <w:lang w:val="en-US"/>
        </w:rPr>
        <w:t xml:space="preserve"> essential, and individuals should not have engaged in regular resistance exercise (defined as two or more sessions per </w:t>
      </w:r>
      <w:commentRangeStart w:id="44"/>
      <w:r>
        <w:rPr>
          <w:rFonts w:ascii="TimesNewRomanPSMT" w:hAnsi="TimesNewRomanPSMT"/>
          <w:lang w:val="en-US"/>
        </w:rPr>
        <w:t>week</w:t>
      </w:r>
      <w:commentRangeEnd w:id="44"/>
      <w:r w:rsidR="00CC7FA6">
        <w:rPr>
          <w:rStyle w:val="Merknadsreferanse"/>
        </w:rPr>
        <w:commentReference w:id="44"/>
      </w:r>
      <w:r>
        <w:rPr>
          <w:rFonts w:ascii="TimesNewRomanPSMT" w:hAnsi="TimesNewRomanPSMT"/>
          <w:lang w:val="en-US"/>
        </w:rPr>
        <w:t>) in the last three months</w:t>
      </w:r>
      <w:r w:rsidR="0092349D">
        <w:rPr>
          <w:rFonts w:ascii="TimesNewRomanPSMT" w:hAnsi="TimesNewRomanPSMT"/>
          <w:lang w:val="en-US"/>
        </w:rPr>
        <w:t xml:space="preserve"> before inclusion</w:t>
      </w:r>
      <w:r>
        <w:rPr>
          <w:rFonts w:ascii="TimesNewRomanPSMT" w:hAnsi="TimesNewRomanPSMT"/>
          <w:lang w:val="en-US"/>
        </w:rPr>
        <w:t xml:space="preserve">. Eligibility </w:t>
      </w:r>
      <w:r w:rsidR="0092349D">
        <w:rPr>
          <w:rFonts w:ascii="TimesNewRomanPSMT" w:hAnsi="TimesNewRomanPSMT"/>
          <w:lang w:val="en-US"/>
        </w:rPr>
        <w:t>was</w:t>
      </w:r>
      <w:r>
        <w:rPr>
          <w:rFonts w:ascii="TimesNewRomanPSMT" w:hAnsi="TimesNewRomanPSMT"/>
          <w:lang w:val="en-US"/>
        </w:rPr>
        <w:t xml:space="preserve"> limited to individuals residing within a 0-20km radius of Gjøvik or Lillehammer</w:t>
      </w:r>
      <w:r w:rsidR="0092349D">
        <w:rPr>
          <w:rFonts w:ascii="TimesNewRomanPSMT" w:hAnsi="TimesNewRomanPSMT"/>
          <w:lang w:val="en-US"/>
        </w:rPr>
        <w:t xml:space="preserve">, as the on-site exercise intervention was conducted </w:t>
      </w:r>
      <w:r>
        <w:rPr>
          <w:rFonts w:ascii="TimesNewRomanPSMT" w:hAnsi="TimesNewRomanPSMT"/>
          <w:lang w:val="en-US"/>
        </w:rPr>
        <w:t>at</w:t>
      </w:r>
      <w:r w:rsidR="0092349D">
        <w:rPr>
          <w:rFonts w:ascii="TimesNewRomanPSMT" w:hAnsi="TimesNewRomanPSMT"/>
          <w:lang w:val="en-US"/>
        </w:rPr>
        <w:t xml:space="preserve"> </w:t>
      </w:r>
      <w:proofErr w:type="spellStart"/>
      <w:r>
        <w:rPr>
          <w:rFonts w:ascii="TimesNewRomanPSMT" w:hAnsi="TimesNewRomanPSMT"/>
          <w:lang w:val="en-US"/>
        </w:rPr>
        <w:t>Pusterommet</w:t>
      </w:r>
      <w:proofErr w:type="spellEnd"/>
      <w:r>
        <w:rPr>
          <w:rFonts w:ascii="TimesNewRomanPSMT" w:hAnsi="TimesNewRomanPSMT"/>
          <w:lang w:val="en-US"/>
        </w:rPr>
        <w:t xml:space="preserve"> in </w:t>
      </w:r>
      <w:proofErr w:type="spellStart"/>
      <w:r>
        <w:rPr>
          <w:rFonts w:ascii="TimesNewRomanPSMT" w:hAnsi="TimesNewRomanPSMT"/>
          <w:lang w:val="en-US"/>
        </w:rPr>
        <w:t>Gjøvik</w:t>
      </w:r>
      <w:proofErr w:type="spellEnd"/>
      <w:r>
        <w:rPr>
          <w:rFonts w:ascii="TimesNewRomanPSMT" w:hAnsi="TimesNewRomanPSMT"/>
          <w:lang w:val="en-US"/>
        </w:rPr>
        <w:t xml:space="preserve"> Hospital or </w:t>
      </w:r>
      <w:proofErr w:type="spellStart"/>
      <w:r>
        <w:rPr>
          <w:rFonts w:ascii="TimesNewRomanPSMT" w:hAnsi="TimesNewRomanPSMT"/>
          <w:lang w:val="en-US"/>
        </w:rPr>
        <w:t>Aktivklinikken</w:t>
      </w:r>
      <w:proofErr w:type="spellEnd"/>
      <w:r>
        <w:rPr>
          <w:rFonts w:ascii="TimesNewRomanPSMT" w:hAnsi="TimesNewRomanPSMT"/>
          <w:lang w:val="en-US"/>
        </w:rPr>
        <w:t xml:space="preserve"> in Lillehammer. </w:t>
      </w:r>
    </w:p>
    <w:p w14:paraId="11F43F5E" w14:textId="1325C3C3" w:rsidR="00601FFA" w:rsidRDefault="00601FFA" w:rsidP="00601FFA">
      <w:pPr>
        <w:rPr>
          <w:rFonts w:ascii="TimesNewRomanPSMT" w:hAnsi="TimesNewRomanPSMT"/>
          <w:lang w:val="en-US"/>
        </w:rPr>
      </w:pPr>
      <w:r>
        <w:rPr>
          <w:rFonts w:ascii="TimesNewRomanPSMT" w:hAnsi="TimesNewRomanPSMT"/>
          <w:lang w:val="en-US"/>
        </w:rPr>
        <w:t>Individuals w</w:t>
      </w:r>
      <w:r w:rsidR="0092349D">
        <w:rPr>
          <w:rFonts w:ascii="TimesNewRomanPSMT" w:hAnsi="TimesNewRomanPSMT"/>
          <w:lang w:val="en-US"/>
        </w:rPr>
        <w:t xml:space="preserve">ere </w:t>
      </w:r>
      <w:r>
        <w:rPr>
          <w:rFonts w:ascii="TimesNewRomanPSMT" w:hAnsi="TimesNewRomanPSMT"/>
          <w:lang w:val="en-US"/>
        </w:rPr>
        <w:t>excluded if they ha</w:t>
      </w:r>
      <w:r w:rsidR="0092349D">
        <w:rPr>
          <w:rFonts w:ascii="TimesNewRomanPSMT" w:hAnsi="TimesNewRomanPSMT"/>
          <w:lang w:val="en-US"/>
        </w:rPr>
        <w:t>d</w:t>
      </w:r>
      <w:r>
        <w:rPr>
          <w:rFonts w:ascii="TimesNewRomanPSMT" w:hAnsi="TimesNewRomanPSMT"/>
          <w:lang w:val="en-US"/>
        </w:rPr>
        <w:t xml:space="preserve"> medical conditions that contraindicate exercise such as severe cardiac, pulmonary, or other organ-related diseases. Cancer-related complications that limit</w:t>
      </w:r>
      <w:r w:rsidR="0092349D">
        <w:rPr>
          <w:rFonts w:ascii="TimesNewRomanPSMT" w:hAnsi="TimesNewRomanPSMT"/>
          <w:lang w:val="en-US"/>
        </w:rPr>
        <w:t>ed</w:t>
      </w:r>
      <w:r>
        <w:rPr>
          <w:rFonts w:ascii="TimesNewRomanPSMT" w:hAnsi="TimesNewRomanPSMT"/>
          <w:lang w:val="en-US"/>
        </w:rPr>
        <w:t xml:space="preserve"> physical activity, including major surgeries, fractures, or persistent pain, w</w:t>
      </w:r>
      <w:r w:rsidR="0092349D">
        <w:rPr>
          <w:rFonts w:ascii="TimesNewRomanPSMT" w:hAnsi="TimesNewRomanPSMT"/>
          <w:lang w:val="en-US"/>
        </w:rPr>
        <w:t>ere</w:t>
      </w:r>
      <w:r>
        <w:rPr>
          <w:rFonts w:ascii="TimesNewRomanPSMT" w:hAnsi="TimesNewRomanPSMT"/>
          <w:lang w:val="en-US"/>
        </w:rPr>
        <w:t xml:space="preserve"> also</w:t>
      </w:r>
      <w:r w:rsidR="0092349D">
        <w:rPr>
          <w:rFonts w:ascii="TimesNewRomanPSMT" w:hAnsi="TimesNewRomanPSMT"/>
          <w:lang w:val="en-US"/>
        </w:rPr>
        <w:t xml:space="preserve"> </w:t>
      </w:r>
      <w:r>
        <w:rPr>
          <w:rFonts w:ascii="TimesNewRomanPSMT" w:hAnsi="TimesNewRomanPSMT"/>
          <w:lang w:val="en-US"/>
        </w:rPr>
        <w:lastRenderedPageBreak/>
        <w:t>exclusion factors. Additional exclusion criteria include</w:t>
      </w:r>
      <w:r w:rsidR="0092349D">
        <w:rPr>
          <w:rFonts w:ascii="TimesNewRomanPSMT" w:hAnsi="TimesNewRomanPSMT"/>
          <w:lang w:val="en-US"/>
        </w:rPr>
        <w:t>d</w:t>
      </w:r>
      <w:r>
        <w:rPr>
          <w:rFonts w:ascii="TimesNewRomanPSMT" w:hAnsi="TimesNewRomanPSMT"/>
          <w:lang w:val="en-US"/>
        </w:rPr>
        <w:t xml:space="preserve"> a life expectancy of less than 12 months, cognitive impairments that prevent</w:t>
      </w:r>
      <w:r w:rsidR="0092349D">
        <w:rPr>
          <w:rFonts w:ascii="TimesNewRomanPSMT" w:hAnsi="TimesNewRomanPSMT"/>
          <w:lang w:val="en-US"/>
        </w:rPr>
        <w:t>ed</w:t>
      </w:r>
      <w:r>
        <w:rPr>
          <w:rFonts w:ascii="TimesNewRomanPSMT" w:hAnsi="TimesNewRomanPSMT"/>
          <w:lang w:val="en-US"/>
        </w:rPr>
        <w:t xml:space="preserve"> informed consent or program participation, and a residential distance greater than 20km from Gjøvik or Lillehammer for those </w:t>
      </w:r>
      <w:r w:rsidR="0092349D">
        <w:rPr>
          <w:rFonts w:ascii="TimesNewRomanPSMT" w:hAnsi="TimesNewRomanPSMT"/>
          <w:lang w:val="en-US"/>
        </w:rPr>
        <w:t>randomized</w:t>
      </w:r>
      <w:r>
        <w:rPr>
          <w:rFonts w:ascii="TimesNewRomanPSMT" w:hAnsi="TimesNewRomanPSMT"/>
          <w:lang w:val="en-US"/>
        </w:rPr>
        <w:t xml:space="preserve"> for on-site training. </w:t>
      </w:r>
    </w:p>
    <w:p w14:paraId="2373B4E2" w14:textId="0103C135" w:rsidR="00601FFA" w:rsidRDefault="00601FFA" w:rsidP="00601FFA">
      <w:pPr>
        <w:rPr>
          <w:rFonts w:ascii="TimesNewRomanPSMT" w:hAnsi="TimesNewRomanPSMT"/>
          <w:lang w:val="en-US"/>
        </w:rPr>
      </w:pPr>
      <w:r>
        <w:rPr>
          <w:rFonts w:ascii="TimesNewRomanPSMT" w:hAnsi="TimesNewRomanPSMT"/>
          <w:lang w:val="en-US"/>
        </w:rPr>
        <w:t xml:space="preserve">Following informed consent, study participants </w:t>
      </w:r>
      <w:r w:rsidR="0092349D">
        <w:rPr>
          <w:rFonts w:ascii="TimesNewRomanPSMT" w:hAnsi="TimesNewRomanPSMT"/>
          <w:lang w:val="en-US"/>
        </w:rPr>
        <w:t xml:space="preserve">were </w:t>
      </w:r>
      <w:r>
        <w:rPr>
          <w:rFonts w:ascii="TimesNewRomanPSMT" w:hAnsi="TimesNewRomanPSMT"/>
          <w:lang w:val="en-US"/>
        </w:rPr>
        <w:t>stratified into two groups based on sex and geographic proximity to the training site: (1) women who ha</w:t>
      </w:r>
      <w:r w:rsidR="0092349D">
        <w:rPr>
          <w:rFonts w:ascii="TimesNewRomanPSMT" w:hAnsi="TimesNewRomanPSMT"/>
          <w:lang w:val="en-US"/>
        </w:rPr>
        <w:t>d</w:t>
      </w:r>
      <w:r>
        <w:rPr>
          <w:rFonts w:ascii="TimesNewRomanPSMT" w:hAnsi="TimesNewRomanPSMT"/>
          <w:lang w:val="en-US"/>
        </w:rPr>
        <w:t xml:space="preserve"> completed active treatment and live</w:t>
      </w:r>
      <w:r w:rsidR="0092349D">
        <w:rPr>
          <w:rFonts w:ascii="TimesNewRomanPSMT" w:hAnsi="TimesNewRomanPSMT"/>
          <w:lang w:val="en-US"/>
        </w:rPr>
        <w:t>d</w:t>
      </w:r>
      <w:r>
        <w:rPr>
          <w:rFonts w:ascii="TimesNewRomanPSMT" w:hAnsi="TimesNewRomanPSMT"/>
          <w:lang w:val="en-US"/>
        </w:rPr>
        <w:t xml:space="preserve"> within approximately 0-20km of the exercise facilit</w:t>
      </w:r>
      <w:r w:rsidR="0092349D">
        <w:rPr>
          <w:rFonts w:ascii="TimesNewRomanPSMT" w:hAnsi="TimesNewRomanPSMT"/>
          <w:lang w:val="en-US"/>
        </w:rPr>
        <w:t>ies</w:t>
      </w:r>
      <w:r>
        <w:rPr>
          <w:rFonts w:ascii="TimesNewRomanPSMT" w:hAnsi="TimesNewRomanPSMT"/>
          <w:lang w:val="en-US"/>
        </w:rPr>
        <w:t>, and (2) men who ha</w:t>
      </w:r>
      <w:r w:rsidR="0092349D">
        <w:rPr>
          <w:rFonts w:ascii="TimesNewRomanPSMT" w:hAnsi="TimesNewRomanPSMT"/>
          <w:lang w:val="en-US"/>
        </w:rPr>
        <w:t xml:space="preserve">d </w:t>
      </w:r>
      <w:r>
        <w:rPr>
          <w:rFonts w:ascii="TimesNewRomanPSMT" w:hAnsi="TimesNewRomanPSMT"/>
          <w:lang w:val="en-US"/>
        </w:rPr>
        <w:t>completed active treatment and reside</w:t>
      </w:r>
      <w:r w:rsidR="0092349D">
        <w:rPr>
          <w:rFonts w:ascii="TimesNewRomanPSMT" w:hAnsi="TimesNewRomanPSMT"/>
          <w:lang w:val="en-US"/>
        </w:rPr>
        <w:t>d</w:t>
      </w:r>
      <w:r>
        <w:rPr>
          <w:rFonts w:ascii="TimesNewRomanPSMT" w:hAnsi="TimesNewRomanPSMT"/>
          <w:lang w:val="en-US"/>
        </w:rPr>
        <w:t xml:space="preserve"> within the same distance range. Within each stratum, participants </w:t>
      </w:r>
      <w:r w:rsidR="0092349D">
        <w:rPr>
          <w:rFonts w:ascii="TimesNewRomanPSMT" w:hAnsi="TimesNewRomanPSMT"/>
          <w:lang w:val="en-US"/>
        </w:rPr>
        <w:t>were</w:t>
      </w:r>
      <w:r>
        <w:rPr>
          <w:rFonts w:ascii="TimesNewRomanPSMT" w:hAnsi="TimesNewRomanPSMT"/>
          <w:lang w:val="en-US"/>
        </w:rPr>
        <w:t xml:space="preserve"> allocated in a 1:1 ratio either a 12-week digital, home-based resistance training program or the same program conducted on-site under supervision. Randomization </w:t>
      </w:r>
      <w:r w:rsidR="0092349D">
        <w:rPr>
          <w:rFonts w:ascii="TimesNewRomanPSMT" w:hAnsi="TimesNewRomanPSMT"/>
          <w:lang w:val="en-US"/>
        </w:rPr>
        <w:t>was</w:t>
      </w:r>
      <w:r>
        <w:rPr>
          <w:rFonts w:ascii="TimesNewRomanPSMT" w:hAnsi="TimesNewRomanPSMT"/>
          <w:lang w:val="en-US"/>
        </w:rPr>
        <w:t xml:space="preserve"> carried out using block randomization (blocks of 10) and </w:t>
      </w:r>
      <w:r w:rsidR="0092349D">
        <w:rPr>
          <w:rFonts w:ascii="TimesNewRomanPSMT" w:hAnsi="TimesNewRomanPSMT"/>
          <w:lang w:val="en-US"/>
        </w:rPr>
        <w:t xml:space="preserve">it was </w:t>
      </w:r>
      <w:r>
        <w:rPr>
          <w:rFonts w:ascii="TimesNewRomanPSMT" w:hAnsi="TimesNewRomanPSMT"/>
          <w:lang w:val="en-US"/>
        </w:rPr>
        <w:t xml:space="preserve">performed by an independent researcher using R software to ensure allocation concealment. </w:t>
      </w:r>
    </w:p>
    <w:p w14:paraId="402B89D9" w14:textId="306B3E4F" w:rsidR="00601FFA" w:rsidRPr="00601FFA" w:rsidRDefault="00601FFA" w:rsidP="00601FFA">
      <w:pPr>
        <w:rPr>
          <w:rFonts w:ascii="Times New Roman" w:hAnsi="Times New Roman" w:cs="Times New Roman"/>
          <w:color w:val="000000" w:themeColor="text1"/>
          <w:lang w:val="en-US"/>
        </w:rPr>
      </w:pPr>
      <w:r>
        <w:rPr>
          <w:rFonts w:ascii="TimesNewRomanPSMT" w:hAnsi="TimesNewRomanPSMT"/>
          <w:lang w:val="en-US"/>
        </w:rPr>
        <w:t xml:space="preserve">Participant recruitment </w:t>
      </w:r>
      <w:r w:rsidR="0092349D">
        <w:rPr>
          <w:rFonts w:ascii="TimesNewRomanPSMT" w:hAnsi="TimesNewRomanPSMT"/>
          <w:lang w:val="en-US"/>
        </w:rPr>
        <w:t xml:space="preserve">was </w:t>
      </w:r>
      <w:r>
        <w:rPr>
          <w:rFonts w:ascii="TimesNewRomanPSMT" w:hAnsi="TimesNewRomanPSMT"/>
          <w:lang w:val="en-US"/>
        </w:rPr>
        <w:t>carried out by physicians at the Department of Oncology at Innlandet Hospital (SI), under the supervision of MD/Professor Arne Kolstad. Oncologists identif</w:t>
      </w:r>
      <w:r w:rsidR="0092349D">
        <w:rPr>
          <w:rFonts w:ascii="TimesNewRomanPSMT" w:hAnsi="TimesNewRomanPSMT"/>
          <w:lang w:val="en-US"/>
        </w:rPr>
        <w:t>ied</w:t>
      </w:r>
      <w:r>
        <w:rPr>
          <w:rFonts w:ascii="TimesNewRomanPSMT" w:hAnsi="TimesNewRomanPSMT"/>
          <w:lang w:val="en-US"/>
        </w:rPr>
        <w:t xml:space="preserve"> patients who met the eligibility </w:t>
      </w:r>
      <w:proofErr w:type="gramStart"/>
      <w:r>
        <w:rPr>
          <w:rFonts w:ascii="TimesNewRomanPSMT" w:hAnsi="TimesNewRomanPSMT"/>
          <w:lang w:val="en-US"/>
        </w:rPr>
        <w:t>criteria</w:t>
      </w:r>
      <w:r w:rsidR="0092349D">
        <w:rPr>
          <w:rFonts w:ascii="TimesNewRomanPSMT" w:hAnsi="TimesNewRomanPSMT"/>
          <w:lang w:val="en-US"/>
        </w:rPr>
        <w:t xml:space="preserve">, </w:t>
      </w:r>
      <w:r>
        <w:rPr>
          <w:rFonts w:ascii="TimesNewRomanPSMT" w:hAnsi="TimesNewRomanPSMT"/>
          <w:lang w:val="en-US"/>
        </w:rPr>
        <w:t>and</w:t>
      </w:r>
      <w:proofErr w:type="gramEnd"/>
      <w:r>
        <w:rPr>
          <w:rFonts w:ascii="TimesNewRomanPSMT" w:hAnsi="TimesNewRomanPSMT"/>
          <w:lang w:val="en-US"/>
        </w:rPr>
        <w:t xml:space="preserve"> </w:t>
      </w:r>
      <w:r w:rsidR="0092349D">
        <w:rPr>
          <w:rFonts w:ascii="TimesNewRomanPSMT" w:hAnsi="TimesNewRomanPSMT"/>
          <w:lang w:val="en-US"/>
        </w:rPr>
        <w:t xml:space="preserve">informed those </w:t>
      </w:r>
      <w:r>
        <w:rPr>
          <w:rFonts w:ascii="TimesNewRomanPSMT" w:hAnsi="TimesNewRomanPSMT"/>
          <w:lang w:val="en-US"/>
        </w:rPr>
        <w:t xml:space="preserve">individuals about the study. In addition to clinical recruitment, participants are sought through outreach via social media and other public communication platforms such as local papers. Individuals expressing interest </w:t>
      </w:r>
      <w:ins w:id="45" w:author="Anne Mette Rustaden" w:date="2026-03-16T13:07:00Z" w16du:dateUtc="2026-03-16T12:07:00Z">
        <w:r w:rsidR="00E8269C">
          <w:rPr>
            <w:rFonts w:ascii="TimesNewRomanPSMT" w:hAnsi="TimesNewRomanPSMT"/>
            <w:lang w:val="en-US"/>
          </w:rPr>
          <w:t>were</w:t>
        </w:r>
      </w:ins>
      <w:del w:id="46" w:author="Anne Mette Rustaden" w:date="2026-03-16T13:07:00Z" w16du:dateUtc="2026-03-16T12:07:00Z">
        <w:r w:rsidDel="00E8269C">
          <w:rPr>
            <w:rFonts w:ascii="TimesNewRomanPSMT" w:hAnsi="TimesNewRomanPSMT"/>
            <w:lang w:val="en-US"/>
          </w:rPr>
          <w:delText>are</w:delText>
        </w:r>
      </w:del>
      <w:r>
        <w:rPr>
          <w:rFonts w:ascii="TimesNewRomanPSMT" w:hAnsi="TimesNewRomanPSMT"/>
          <w:lang w:val="en-US"/>
        </w:rPr>
        <w:t xml:space="preserve"> contacted by the PhD candidate to verify eligibility and provide further details about the study, including the distribution of informed consent forms. </w:t>
      </w:r>
    </w:p>
    <w:p w14:paraId="4796A8D9" w14:textId="5AE221B0" w:rsidR="00601FFA" w:rsidRDefault="006A71A3" w:rsidP="006A71A3">
      <w:pPr>
        <w:pStyle w:val="Overskrift3"/>
        <w:rPr>
          <w:rFonts w:ascii="Times New Roman" w:hAnsi="Times New Roman" w:cs="Times New Roman"/>
          <w:lang w:val="en-US"/>
        </w:rPr>
      </w:pPr>
      <w:bookmarkStart w:id="47" w:name="_Toc223694049"/>
      <w:r w:rsidRPr="006A71A3">
        <w:rPr>
          <w:rFonts w:ascii="Times New Roman" w:hAnsi="Times New Roman" w:cs="Times New Roman"/>
          <w:lang w:val="en-US"/>
        </w:rPr>
        <w:t>Intervention</w:t>
      </w:r>
      <w:bookmarkEnd w:id="47"/>
    </w:p>
    <w:p w14:paraId="3B38DA64" w14:textId="561F8796" w:rsidR="006A71A3" w:rsidRDefault="006A71A3" w:rsidP="006A71A3">
      <w:pPr>
        <w:rPr>
          <w:rFonts w:ascii="Times New Roman" w:hAnsi="Times New Roman" w:cs="Times New Roman"/>
          <w:lang w:val="en-US"/>
        </w:rPr>
      </w:pPr>
      <w:r>
        <w:rPr>
          <w:rFonts w:ascii="Times New Roman" w:hAnsi="Times New Roman" w:cs="Times New Roman"/>
          <w:lang w:val="en-US"/>
        </w:rPr>
        <w:t xml:space="preserve">Both intervention groups </w:t>
      </w:r>
      <w:commentRangeStart w:id="48"/>
      <w:proofErr w:type="spellStart"/>
      <w:ins w:id="49" w:author="Anne Mette Rustaden" w:date="2026-03-16T13:07:00Z" w16du:dateUtc="2026-03-16T12:07:00Z">
        <w:r w:rsidR="00D13606">
          <w:rPr>
            <w:rFonts w:ascii="Times New Roman" w:hAnsi="Times New Roman" w:cs="Times New Roman"/>
            <w:lang w:val="en-US"/>
          </w:rPr>
          <w:t>werer</w:t>
        </w:r>
      </w:ins>
      <w:proofErr w:type="spellEnd"/>
      <w:del w:id="50" w:author="Anne Mette Rustaden" w:date="2026-03-16T13:07:00Z" w16du:dateUtc="2026-03-16T12:07:00Z">
        <w:r w:rsidDel="00D13606">
          <w:rPr>
            <w:rFonts w:ascii="Times New Roman" w:hAnsi="Times New Roman" w:cs="Times New Roman"/>
            <w:lang w:val="en-US"/>
          </w:rPr>
          <w:delText>will</w:delText>
        </w:r>
      </w:del>
      <w:commentRangeEnd w:id="48"/>
      <w:r w:rsidR="00D13606">
        <w:rPr>
          <w:rStyle w:val="Merknadsreferanse"/>
        </w:rPr>
        <w:commentReference w:id="48"/>
      </w:r>
      <w:del w:id="51" w:author="Anne Mette Rustaden" w:date="2026-03-16T13:07:00Z" w16du:dateUtc="2026-03-16T12:07:00Z">
        <w:r w:rsidDel="00D13606">
          <w:rPr>
            <w:rFonts w:ascii="Times New Roman" w:hAnsi="Times New Roman" w:cs="Times New Roman"/>
            <w:lang w:val="en-US"/>
          </w:rPr>
          <w:delText xml:space="preserve"> be </w:delText>
        </w:r>
      </w:del>
      <w:ins w:id="52" w:author="Anne Mette Rustaden" w:date="2026-03-16T13:07:00Z" w16du:dateUtc="2026-03-16T12:07:00Z">
        <w:r w:rsidR="00D13606">
          <w:rPr>
            <w:rFonts w:ascii="Times New Roman" w:hAnsi="Times New Roman" w:cs="Times New Roman"/>
            <w:lang w:val="en-US"/>
          </w:rPr>
          <w:t xml:space="preserve"> </w:t>
        </w:r>
      </w:ins>
      <w:r>
        <w:rPr>
          <w:rFonts w:ascii="Times New Roman" w:hAnsi="Times New Roman" w:cs="Times New Roman"/>
          <w:lang w:val="en-US"/>
        </w:rPr>
        <w:t>prescribed two full-body exercise sessions</w:t>
      </w:r>
      <w:r w:rsidR="0092349D">
        <w:rPr>
          <w:rFonts w:ascii="Times New Roman" w:hAnsi="Times New Roman" w:cs="Times New Roman"/>
          <w:lang w:val="en-US"/>
        </w:rPr>
        <w:t xml:space="preserve"> (approximately 60 min/session)</w:t>
      </w:r>
      <w:r>
        <w:rPr>
          <w:rFonts w:ascii="Times New Roman" w:hAnsi="Times New Roman" w:cs="Times New Roman"/>
          <w:lang w:val="en-US"/>
        </w:rPr>
        <w:t xml:space="preserve"> per week for 12 weeks. The digital group will access a closed group on the digital platform</w:t>
      </w:r>
      <w:r w:rsidR="0092349D">
        <w:rPr>
          <w:rFonts w:ascii="Times New Roman" w:hAnsi="Times New Roman" w:cs="Times New Roman"/>
          <w:lang w:val="en-US"/>
        </w:rPr>
        <w:t xml:space="preserve"> www.aktivmotkreft.no</w:t>
      </w:r>
      <w:r>
        <w:rPr>
          <w:rFonts w:ascii="Times New Roman" w:hAnsi="Times New Roman" w:cs="Times New Roman"/>
          <w:lang w:val="en-US"/>
        </w:rPr>
        <w:t xml:space="preserve">, which provides pre-recorded exercise sessions available anytime. They will be asked to use these pre-recorded sessions and have full flexibility to decide when to perform the exercise sessions. The on-site group participants will follow the same program under the supervision of bachelor’s students involved in the project. Exercise sessions will take place at </w:t>
      </w:r>
      <w:proofErr w:type="spellStart"/>
      <w:r>
        <w:rPr>
          <w:rFonts w:ascii="Times New Roman" w:hAnsi="Times New Roman" w:cs="Times New Roman"/>
          <w:lang w:val="en-US"/>
        </w:rPr>
        <w:t>Pusterommet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Gjøvik</w:t>
      </w:r>
      <w:proofErr w:type="spellEnd"/>
      <w:r>
        <w:rPr>
          <w:rFonts w:ascii="Times New Roman" w:hAnsi="Times New Roman" w:cs="Times New Roman"/>
          <w:lang w:val="en-US"/>
        </w:rPr>
        <w:t xml:space="preserve"> or </w:t>
      </w:r>
      <w:proofErr w:type="spellStart"/>
      <w:r>
        <w:rPr>
          <w:rFonts w:ascii="Times New Roman" w:hAnsi="Times New Roman" w:cs="Times New Roman"/>
          <w:lang w:val="en-US"/>
        </w:rPr>
        <w:t>Aktivklinikken</w:t>
      </w:r>
      <w:proofErr w:type="spellEnd"/>
      <w:r>
        <w:rPr>
          <w:rFonts w:ascii="Times New Roman" w:hAnsi="Times New Roman" w:cs="Times New Roman"/>
          <w:lang w:val="en-US"/>
        </w:rPr>
        <w:t xml:space="preserve"> in Lillehammer, </w:t>
      </w:r>
      <w:r w:rsidRPr="0092349D">
        <w:rPr>
          <w:rFonts w:ascii="Times New Roman" w:hAnsi="Times New Roman" w:cs="Times New Roman"/>
          <w:lang w:val="en-US"/>
        </w:rPr>
        <w:t>with supervision and mentoring from physiotherapists and/or instructors.</w:t>
      </w:r>
      <w:r w:rsidRPr="006A71A3">
        <w:rPr>
          <w:rFonts w:ascii="Times New Roman" w:hAnsi="Times New Roman" w:cs="Times New Roman"/>
          <w:i/>
          <w:iCs/>
          <w:lang w:val="en-US"/>
        </w:rPr>
        <w:t xml:space="preserve"> </w:t>
      </w:r>
      <w:r>
        <w:rPr>
          <w:rFonts w:ascii="Times New Roman" w:hAnsi="Times New Roman" w:cs="Times New Roman"/>
          <w:lang w:val="en-US"/>
        </w:rPr>
        <w:t xml:space="preserve">These sessions will be available on Tuesdays and Thursdays, between 17:30 and 18:30.  </w:t>
      </w:r>
    </w:p>
    <w:p w14:paraId="5D5EDEC8" w14:textId="65D149F7" w:rsidR="006A71A3" w:rsidRPr="00861065" w:rsidRDefault="006A71A3" w:rsidP="006A71A3">
      <w:pPr>
        <w:rPr>
          <w:rFonts w:ascii="Times New Roman" w:hAnsi="Times New Roman" w:cs="Times New Roman"/>
          <w:lang w:val="en-US"/>
        </w:rPr>
      </w:pPr>
      <w:r>
        <w:rPr>
          <w:rFonts w:ascii="Times New Roman" w:hAnsi="Times New Roman" w:cs="Times New Roman"/>
          <w:lang w:val="en-US"/>
        </w:rPr>
        <w:t>The project group, in collaboration with “</w:t>
      </w:r>
      <w:proofErr w:type="spellStart"/>
      <w:r>
        <w:rPr>
          <w:rFonts w:ascii="Times New Roman" w:hAnsi="Times New Roman" w:cs="Times New Roman"/>
          <w:lang w:val="en-US"/>
        </w:rPr>
        <w:t>Aktiv</w:t>
      </w:r>
      <w:proofErr w:type="spellEnd"/>
      <w:r>
        <w:rPr>
          <w:rFonts w:ascii="Times New Roman" w:hAnsi="Times New Roman" w:cs="Times New Roman"/>
          <w:lang w:val="en-US"/>
        </w:rPr>
        <w:t xml:space="preserve"> mot </w:t>
      </w:r>
      <w:proofErr w:type="spellStart"/>
      <w:r>
        <w:rPr>
          <w:rFonts w:ascii="Times New Roman" w:hAnsi="Times New Roman" w:cs="Times New Roman"/>
          <w:lang w:val="en-US"/>
        </w:rPr>
        <w:t>kreft</w:t>
      </w:r>
      <w:proofErr w:type="spellEnd"/>
      <w:r>
        <w:rPr>
          <w:rFonts w:ascii="Times New Roman" w:hAnsi="Times New Roman" w:cs="Times New Roman"/>
          <w:lang w:val="en-US"/>
        </w:rPr>
        <w:t xml:space="preserve">”, have developed and pre-recorded the exercise sessions with three different levels to allow for modification and progression. The different levels vary in the number of sets and repetitions: as participants progress, the number of repetitions will decrease while the number of sets </w:t>
      </w:r>
      <w:commentRangeStart w:id="53"/>
      <w:r>
        <w:rPr>
          <w:rFonts w:ascii="Times New Roman" w:hAnsi="Times New Roman" w:cs="Times New Roman"/>
          <w:lang w:val="en-US"/>
        </w:rPr>
        <w:t>increases</w:t>
      </w:r>
      <w:commentRangeEnd w:id="53"/>
      <w:r w:rsidR="003F68B1">
        <w:rPr>
          <w:rStyle w:val="Merknadsreferanse"/>
        </w:rPr>
        <w:commentReference w:id="53"/>
      </w:r>
      <w:r>
        <w:rPr>
          <w:rFonts w:ascii="Times New Roman" w:hAnsi="Times New Roman" w:cs="Times New Roman"/>
          <w:lang w:val="en-US"/>
        </w:rPr>
        <w:t>. Each level will span four weeks. Each session will be approximately 40</w:t>
      </w:r>
      <w:r w:rsidR="0092349D">
        <w:rPr>
          <w:rFonts w:ascii="Times New Roman" w:hAnsi="Times New Roman" w:cs="Times New Roman"/>
          <w:lang w:val="en-US"/>
        </w:rPr>
        <w:t>-60</w:t>
      </w:r>
      <w:r>
        <w:rPr>
          <w:rFonts w:ascii="Times New Roman" w:hAnsi="Times New Roman" w:cs="Times New Roman"/>
          <w:lang w:val="en-US"/>
        </w:rPr>
        <w:t xml:space="preserve"> minutes long and structured as seen in</w:t>
      </w:r>
      <w:r w:rsidR="00815E2B">
        <w:rPr>
          <w:rFonts w:ascii="Times New Roman" w:hAnsi="Times New Roman" w:cs="Times New Roman"/>
          <w:lang w:val="en-US"/>
        </w:rPr>
        <w:t xml:space="preserve"> </w:t>
      </w:r>
      <w:r w:rsidR="00815E2B">
        <w:rPr>
          <w:rFonts w:ascii="Times New Roman" w:hAnsi="Times New Roman" w:cs="Times New Roman"/>
          <w:lang w:val="en-US"/>
        </w:rPr>
        <w:fldChar w:fldCharType="begin"/>
      </w:r>
      <w:r w:rsidR="00815E2B">
        <w:rPr>
          <w:rFonts w:ascii="Times New Roman" w:hAnsi="Times New Roman" w:cs="Times New Roman"/>
          <w:lang w:val="en-US"/>
        </w:rPr>
        <w:instrText xml:space="preserve"> REF _Ref223543821 \h </w:instrText>
      </w:r>
      <w:r w:rsidR="00815E2B">
        <w:rPr>
          <w:rFonts w:ascii="Times New Roman" w:hAnsi="Times New Roman" w:cs="Times New Roman"/>
          <w:lang w:val="en-US"/>
        </w:rPr>
      </w:r>
      <w:r w:rsidR="00815E2B">
        <w:rPr>
          <w:rFonts w:ascii="Times New Roman" w:hAnsi="Times New Roman" w:cs="Times New Roman"/>
          <w:lang w:val="en-US"/>
        </w:rPr>
        <w:fldChar w:fldCharType="separate"/>
      </w:r>
      <w:r w:rsidR="00815E2B" w:rsidRPr="00FD4A85">
        <w:rPr>
          <w:rFonts w:ascii="Times New Roman" w:hAnsi="Times New Roman" w:cs="Times New Roman"/>
          <w:lang w:val="en-US"/>
        </w:rPr>
        <w:t xml:space="preserve">Table </w:t>
      </w:r>
      <w:r w:rsidR="00815E2B">
        <w:rPr>
          <w:rFonts w:ascii="Times New Roman" w:hAnsi="Times New Roman" w:cs="Times New Roman"/>
          <w:noProof/>
          <w:lang w:val="en-US"/>
        </w:rPr>
        <w:t>1</w:t>
      </w:r>
      <w:r w:rsidR="00815E2B">
        <w:rPr>
          <w:rFonts w:ascii="Times New Roman" w:hAnsi="Times New Roman" w:cs="Times New Roman"/>
          <w:lang w:val="en-US"/>
        </w:rPr>
        <w:fldChar w:fldCharType="end"/>
      </w:r>
      <w:r w:rsidR="00815E2B">
        <w:rPr>
          <w:rFonts w:ascii="Times New Roman" w:hAnsi="Times New Roman" w:cs="Times New Roman"/>
          <w:lang w:val="en-US"/>
        </w:rPr>
        <w:t xml:space="preserve">. </w:t>
      </w:r>
    </w:p>
    <w:p w14:paraId="3952E39C" w14:textId="358EEF48" w:rsidR="00FD4A85" w:rsidRPr="00FD4A85" w:rsidRDefault="00FD4A85" w:rsidP="00FD4A85">
      <w:pPr>
        <w:pStyle w:val="Bildetekst"/>
        <w:keepNext/>
        <w:rPr>
          <w:rFonts w:ascii="Times New Roman" w:hAnsi="Times New Roman" w:cs="Times New Roman"/>
          <w:lang w:val="en-US"/>
        </w:rPr>
      </w:pPr>
      <w:bookmarkStart w:id="54" w:name="_Ref223543821"/>
      <w:r w:rsidRPr="00FD4A85">
        <w:rPr>
          <w:rFonts w:ascii="Times New Roman" w:hAnsi="Times New Roman" w:cs="Times New Roman"/>
          <w:lang w:val="en-US"/>
        </w:rPr>
        <w:t xml:space="preserve">Table </w:t>
      </w:r>
      <w:r w:rsidRPr="00FD4A85">
        <w:rPr>
          <w:rFonts w:ascii="Times New Roman" w:hAnsi="Times New Roman" w:cs="Times New Roman"/>
        </w:rPr>
        <w:fldChar w:fldCharType="begin"/>
      </w:r>
      <w:r w:rsidRPr="00FD4A85">
        <w:rPr>
          <w:rFonts w:ascii="Times New Roman" w:hAnsi="Times New Roman" w:cs="Times New Roman"/>
          <w:lang w:val="en-US"/>
        </w:rPr>
        <w:instrText xml:space="preserve"> SEQ Table \* ARABIC </w:instrText>
      </w:r>
      <w:r w:rsidRPr="00FD4A85">
        <w:rPr>
          <w:rFonts w:ascii="Times New Roman" w:hAnsi="Times New Roman" w:cs="Times New Roman"/>
        </w:rPr>
        <w:fldChar w:fldCharType="separate"/>
      </w:r>
      <w:r w:rsidR="0022564E">
        <w:rPr>
          <w:rFonts w:ascii="Times New Roman" w:hAnsi="Times New Roman" w:cs="Times New Roman"/>
          <w:noProof/>
          <w:lang w:val="en-US"/>
        </w:rPr>
        <w:t>1</w:t>
      </w:r>
      <w:r w:rsidRPr="00FD4A85">
        <w:rPr>
          <w:rFonts w:ascii="Times New Roman" w:hAnsi="Times New Roman" w:cs="Times New Roman"/>
        </w:rPr>
        <w:fldChar w:fldCharType="end"/>
      </w:r>
      <w:bookmarkEnd w:id="54"/>
      <w:r w:rsidRPr="00FD4A85">
        <w:rPr>
          <w:rFonts w:ascii="Times New Roman" w:hAnsi="Times New Roman" w:cs="Times New Roman"/>
          <w:lang w:val="en-US"/>
        </w:rPr>
        <w:t>: Structure of the 40-minute exercise session for both intervention groups.</w:t>
      </w:r>
      <w:r w:rsidR="00861065">
        <w:rPr>
          <w:rFonts w:ascii="Times New Roman" w:hAnsi="Times New Roman" w:cs="Times New Roman"/>
          <w:lang w:val="en-US"/>
        </w:rPr>
        <w:br/>
        <w:t>Abbreviations: HR, heart rate; BORG RPE intensity scale, BORG rating of perceived exertion scale.</w:t>
      </w:r>
    </w:p>
    <w:tbl>
      <w:tblPr>
        <w:tblStyle w:val="Tabellrutenett"/>
        <w:tblW w:w="9776" w:type="dxa"/>
        <w:tblLook w:val="04A0" w:firstRow="1" w:lastRow="0" w:firstColumn="1" w:lastColumn="0" w:noHBand="0" w:noVBand="1"/>
      </w:tblPr>
      <w:tblGrid>
        <w:gridCol w:w="1290"/>
        <w:gridCol w:w="1540"/>
        <w:gridCol w:w="3402"/>
        <w:gridCol w:w="3544"/>
      </w:tblGrid>
      <w:tr w:rsidR="00337810" w14:paraId="4DB03E33" w14:textId="4CCA1C15" w:rsidTr="00915581">
        <w:tc>
          <w:tcPr>
            <w:tcW w:w="1290" w:type="dxa"/>
          </w:tcPr>
          <w:p w14:paraId="1A53FDD4" w14:textId="2A158D13"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Minutes</w:t>
            </w:r>
          </w:p>
        </w:tc>
        <w:tc>
          <w:tcPr>
            <w:tcW w:w="1540" w:type="dxa"/>
          </w:tcPr>
          <w:p w14:paraId="233D68C3" w14:textId="3758B349"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What?</w:t>
            </w:r>
          </w:p>
        </w:tc>
        <w:tc>
          <w:tcPr>
            <w:tcW w:w="3402" w:type="dxa"/>
          </w:tcPr>
          <w:p w14:paraId="05E8C3E8" w14:textId="60E2D028"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How?</w:t>
            </w:r>
          </w:p>
        </w:tc>
        <w:tc>
          <w:tcPr>
            <w:tcW w:w="3544" w:type="dxa"/>
          </w:tcPr>
          <w:p w14:paraId="00A4379C" w14:textId="78588A29" w:rsidR="00337810" w:rsidRPr="00915581" w:rsidRDefault="00337810" w:rsidP="006A71A3">
            <w:pPr>
              <w:rPr>
                <w:rFonts w:ascii="Times New Roman" w:hAnsi="Times New Roman" w:cs="Times New Roman"/>
                <w:b/>
                <w:bCs/>
                <w:sz w:val="20"/>
                <w:szCs w:val="20"/>
                <w:lang w:val="en-US"/>
              </w:rPr>
            </w:pPr>
            <w:r w:rsidRPr="00915581">
              <w:rPr>
                <w:rFonts w:ascii="Times New Roman" w:hAnsi="Times New Roman" w:cs="Times New Roman"/>
                <w:b/>
                <w:bCs/>
                <w:sz w:val="20"/>
                <w:szCs w:val="20"/>
                <w:lang w:val="en-US"/>
              </w:rPr>
              <w:t>Why?</w:t>
            </w:r>
          </w:p>
        </w:tc>
      </w:tr>
      <w:tr w:rsidR="00337810" w:rsidRPr="00B80513" w14:paraId="2D5ABC89" w14:textId="36F61751" w:rsidTr="00915581">
        <w:tc>
          <w:tcPr>
            <w:tcW w:w="1290" w:type="dxa"/>
          </w:tcPr>
          <w:p w14:paraId="7D4EF6BA" w14:textId="31847270"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10 min</w:t>
            </w:r>
          </w:p>
        </w:tc>
        <w:tc>
          <w:tcPr>
            <w:tcW w:w="1540" w:type="dxa"/>
          </w:tcPr>
          <w:p w14:paraId="595C335B" w14:textId="35D6D15B"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Warm-up</w:t>
            </w:r>
          </w:p>
        </w:tc>
        <w:tc>
          <w:tcPr>
            <w:tcW w:w="3402" w:type="dxa"/>
          </w:tcPr>
          <w:p w14:paraId="15E8045E" w14:textId="77777777" w:rsidR="00337810" w:rsidRDefault="00337810" w:rsidP="00337810">
            <w:pPr>
              <w:pStyle w:val="Listeavsnitt"/>
              <w:numPr>
                <w:ilvl w:val="0"/>
                <w:numId w:val="1"/>
              </w:numPr>
              <w:rPr>
                <w:rFonts w:ascii="Times New Roman" w:hAnsi="Times New Roman" w:cs="Times New Roman"/>
                <w:sz w:val="20"/>
                <w:szCs w:val="20"/>
                <w:lang w:val="en-US"/>
              </w:rPr>
            </w:pPr>
            <w:r w:rsidRPr="00337810">
              <w:rPr>
                <w:rFonts w:ascii="Times New Roman" w:hAnsi="Times New Roman" w:cs="Times New Roman"/>
                <w:sz w:val="20"/>
                <w:szCs w:val="20"/>
                <w:lang w:val="en-US"/>
              </w:rPr>
              <w:t>Dynamic mobility</w:t>
            </w:r>
          </w:p>
          <w:p w14:paraId="4418E689" w14:textId="20AAF909"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Low impact </w:t>
            </w:r>
            <w:proofErr w:type="spellStart"/>
            <w:r>
              <w:rPr>
                <w:rFonts w:ascii="Times New Roman" w:hAnsi="Times New Roman" w:cs="Times New Roman"/>
                <w:sz w:val="20"/>
                <w:szCs w:val="20"/>
                <w:lang w:val="en-US"/>
              </w:rPr>
              <w:t>aerobic</w:t>
            </w:r>
            <w:proofErr w:type="spellEnd"/>
            <w:r>
              <w:rPr>
                <w:rFonts w:ascii="Times New Roman" w:hAnsi="Times New Roman" w:cs="Times New Roman"/>
                <w:sz w:val="20"/>
                <w:szCs w:val="20"/>
                <w:lang w:val="en-US"/>
              </w:rPr>
              <w:t xml:space="preserve"> movements to music with gradually progression to high </w:t>
            </w:r>
            <w:r>
              <w:rPr>
                <w:rFonts w:ascii="Times New Roman" w:hAnsi="Times New Roman" w:cs="Times New Roman"/>
                <w:sz w:val="20"/>
                <w:szCs w:val="20"/>
                <w:lang w:val="en-US"/>
              </w:rPr>
              <w:lastRenderedPageBreak/>
              <w:t>impact in level 2 and 3. Participants exercising on-site may use ergometer cycling and/or treadmill.</w:t>
            </w:r>
          </w:p>
          <w:p w14:paraId="412B1894" w14:textId="58ADBE21"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Intensity: I-zone 1-3 (BORG RPE intensity scale 10-16, 55-87% of HR</w:t>
            </w:r>
            <w:r w:rsidRPr="00337810">
              <w:rPr>
                <w:rFonts w:ascii="Times New Roman" w:hAnsi="Times New Roman" w:cs="Times New Roman"/>
                <w:sz w:val="20"/>
                <w:szCs w:val="20"/>
                <w:vertAlign w:val="subscript"/>
                <w:lang w:val="en-US"/>
              </w:rPr>
              <w:t>max</w:t>
            </w:r>
            <w:r>
              <w:rPr>
                <w:rFonts w:ascii="Times New Roman" w:hAnsi="Times New Roman" w:cs="Times New Roman"/>
                <w:sz w:val="20"/>
                <w:szCs w:val="20"/>
                <w:lang w:val="en-US"/>
              </w:rPr>
              <w:t>)</w:t>
            </w:r>
          </w:p>
        </w:tc>
        <w:tc>
          <w:tcPr>
            <w:tcW w:w="3544" w:type="dxa"/>
          </w:tcPr>
          <w:p w14:paraId="7154081D"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lastRenderedPageBreak/>
              <w:t>Prepare the body for the resistance exercises (e.g. increase the internal temperature and blood flow)</w:t>
            </w:r>
          </w:p>
          <w:p w14:paraId="460F641D"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Prepare the mental qualities </w:t>
            </w:r>
          </w:p>
          <w:p w14:paraId="7CA94E0E"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Improve physical fitness</w:t>
            </w:r>
          </w:p>
          <w:p w14:paraId="19E94862" w14:textId="204CB5D4"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Improve cardio metabolic health factors</w:t>
            </w:r>
          </w:p>
        </w:tc>
      </w:tr>
      <w:tr w:rsidR="00337810" w:rsidRPr="00B80513" w14:paraId="639F9B1C" w14:textId="258AA142" w:rsidTr="00915581">
        <w:tc>
          <w:tcPr>
            <w:tcW w:w="1290" w:type="dxa"/>
          </w:tcPr>
          <w:p w14:paraId="0CFF9449" w14:textId="2EDF6A0E"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lastRenderedPageBreak/>
              <w:t>25 min</w:t>
            </w:r>
          </w:p>
        </w:tc>
        <w:tc>
          <w:tcPr>
            <w:tcW w:w="1540" w:type="dxa"/>
          </w:tcPr>
          <w:p w14:paraId="43E8770E" w14:textId="6E4DAF6D"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 xml:space="preserve">Full-body </w:t>
            </w:r>
            <w:proofErr w:type="spellStart"/>
            <w:r>
              <w:rPr>
                <w:rFonts w:ascii="Times New Roman" w:hAnsi="Times New Roman" w:cs="Times New Roman"/>
                <w:sz w:val="20"/>
                <w:szCs w:val="20"/>
                <w:lang w:val="en-US"/>
              </w:rPr>
              <w:t>multijoint</w:t>
            </w:r>
            <w:proofErr w:type="spellEnd"/>
            <w:r>
              <w:rPr>
                <w:rFonts w:ascii="Times New Roman" w:hAnsi="Times New Roman" w:cs="Times New Roman"/>
                <w:sz w:val="20"/>
                <w:szCs w:val="20"/>
                <w:lang w:val="en-US"/>
              </w:rPr>
              <w:t xml:space="preserve"> </w:t>
            </w:r>
            <w:r w:rsidRPr="00337810">
              <w:rPr>
                <w:rFonts w:ascii="Times New Roman" w:hAnsi="Times New Roman" w:cs="Times New Roman"/>
                <w:sz w:val="20"/>
                <w:szCs w:val="20"/>
                <w:lang w:val="en-US"/>
              </w:rPr>
              <w:t xml:space="preserve">resistance </w:t>
            </w:r>
            <w:proofErr w:type="spellStart"/>
            <w:r>
              <w:rPr>
                <w:rFonts w:ascii="Times New Roman" w:hAnsi="Times New Roman" w:cs="Times New Roman"/>
                <w:sz w:val="20"/>
                <w:szCs w:val="20"/>
                <w:lang w:val="en-US"/>
              </w:rPr>
              <w:t>exerises</w:t>
            </w:r>
            <w:proofErr w:type="spellEnd"/>
            <w:r>
              <w:rPr>
                <w:rFonts w:ascii="Times New Roman" w:hAnsi="Times New Roman" w:cs="Times New Roman"/>
                <w:sz w:val="20"/>
                <w:szCs w:val="20"/>
                <w:lang w:val="en-US"/>
              </w:rPr>
              <w:t xml:space="preserve"> using body weight, stairs, chair, bottles and resistance band</w:t>
            </w:r>
          </w:p>
        </w:tc>
        <w:tc>
          <w:tcPr>
            <w:tcW w:w="3402" w:type="dxa"/>
          </w:tcPr>
          <w:p w14:paraId="119642A7" w14:textId="77777777"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Intensity: 8-15 repetitions x 2-4 sets, 30-60 second rest between each set</w:t>
            </w:r>
          </w:p>
          <w:p w14:paraId="54EB481C"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Legs: squat, lunges, step-ups, deadlift, hip thrust</w:t>
            </w:r>
          </w:p>
          <w:p w14:paraId="7AC55FAF"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Chest: push-ups, chest press </w:t>
            </w:r>
          </w:p>
          <w:p w14:paraId="03D256A6"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Back: rowing, back extension</w:t>
            </w:r>
          </w:p>
          <w:p w14:paraId="625B2E29"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Shoulders: shoulder press, lateral raise</w:t>
            </w:r>
          </w:p>
          <w:p w14:paraId="482C3950" w14:textId="52646068"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Core: static and dynamic exercises for truncus </w:t>
            </w:r>
          </w:p>
        </w:tc>
        <w:tc>
          <w:tcPr>
            <w:tcW w:w="3544" w:type="dxa"/>
          </w:tcPr>
          <w:p w14:paraId="78084395"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Strengthen muscles and bone mineral density, increase muscle mass and lean body mass</w:t>
            </w:r>
          </w:p>
          <w:p w14:paraId="7226336B"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Improve activity of daily living and muscular function </w:t>
            </w:r>
          </w:p>
          <w:p w14:paraId="388C83F1"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Decrease risk of injury </w:t>
            </w:r>
          </w:p>
          <w:p w14:paraId="525929A8" w14:textId="770C1119"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Improve cardio metabolic health factors </w:t>
            </w:r>
          </w:p>
        </w:tc>
      </w:tr>
      <w:tr w:rsidR="00337810" w:rsidRPr="00B80513" w14:paraId="00CA3F33" w14:textId="419FF337" w:rsidTr="00915581">
        <w:tc>
          <w:tcPr>
            <w:tcW w:w="1290" w:type="dxa"/>
          </w:tcPr>
          <w:p w14:paraId="7D0E7455" w14:textId="3FB564EE"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5 min</w:t>
            </w:r>
          </w:p>
        </w:tc>
        <w:tc>
          <w:tcPr>
            <w:tcW w:w="1540" w:type="dxa"/>
          </w:tcPr>
          <w:p w14:paraId="2E91E80D" w14:textId="2C7CEB33"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Cool-down and mobility</w:t>
            </w:r>
          </w:p>
        </w:tc>
        <w:tc>
          <w:tcPr>
            <w:tcW w:w="3402" w:type="dxa"/>
          </w:tcPr>
          <w:p w14:paraId="73A9B1C7"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Low impact </w:t>
            </w:r>
            <w:proofErr w:type="spellStart"/>
            <w:r>
              <w:rPr>
                <w:rFonts w:ascii="Times New Roman" w:hAnsi="Times New Roman" w:cs="Times New Roman"/>
                <w:sz w:val="20"/>
                <w:szCs w:val="20"/>
                <w:lang w:val="en-US"/>
              </w:rPr>
              <w:t>aerobic</w:t>
            </w:r>
            <w:proofErr w:type="spellEnd"/>
            <w:r>
              <w:rPr>
                <w:rFonts w:ascii="Times New Roman" w:hAnsi="Times New Roman" w:cs="Times New Roman"/>
                <w:sz w:val="20"/>
                <w:szCs w:val="20"/>
                <w:lang w:val="en-US"/>
              </w:rPr>
              <w:t xml:space="preserve"> movements</w:t>
            </w:r>
          </w:p>
          <w:p w14:paraId="32CE3A33"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Static stretching of large muscle groups – 30 second x 2-3 series</w:t>
            </w:r>
          </w:p>
          <w:p w14:paraId="2E800846" w14:textId="7C036DCF"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Relaxation </w:t>
            </w:r>
          </w:p>
        </w:tc>
        <w:tc>
          <w:tcPr>
            <w:tcW w:w="3544" w:type="dxa"/>
          </w:tcPr>
          <w:p w14:paraId="08686881"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Maintain or improve mobility </w:t>
            </w:r>
          </w:p>
          <w:p w14:paraId="30424F03" w14:textId="0940D476"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Achieve increased relaxation and reenergizing before returning to everyday life </w:t>
            </w:r>
          </w:p>
        </w:tc>
      </w:tr>
    </w:tbl>
    <w:p w14:paraId="6B267B30" w14:textId="77777777" w:rsidR="00337810" w:rsidRDefault="00337810" w:rsidP="006A71A3">
      <w:pPr>
        <w:rPr>
          <w:rFonts w:ascii="Times New Roman" w:hAnsi="Times New Roman" w:cs="Times New Roman"/>
          <w:lang w:val="en-US"/>
        </w:rPr>
      </w:pPr>
    </w:p>
    <w:p w14:paraId="43807898" w14:textId="4860E83C" w:rsidR="006A71A3" w:rsidRDefault="006A71A3" w:rsidP="006A71A3">
      <w:pPr>
        <w:rPr>
          <w:rFonts w:ascii="Times New Roman" w:hAnsi="Times New Roman" w:cs="Times New Roman"/>
          <w:lang w:val="en-US"/>
        </w:rPr>
      </w:pPr>
      <w:r>
        <w:rPr>
          <w:rFonts w:ascii="Times New Roman" w:hAnsi="Times New Roman" w:cs="Times New Roman"/>
          <w:lang w:val="en-US"/>
        </w:rPr>
        <w:t xml:space="preserve">All participants </w:t>
      </w:r>
      <w:r w:rsidR="0092349D">
        <w:rPr>
          <w:rFonts w:ascii="Times New Roman" w:hAnsi="Times New Roman" w:cs="Times New Roman"/>
          <w:lang w:val="en-US"/>
        </w:rPr>
        <w:t xml:space="preserve">in the digital group </w:t>
      </w:r>
      <w:r>
        <w:rPr>
          <w:rFonts w:ascii="Times New Roman" w:hAnsi="Times New Roman" w:cs="Times New Roman"/>
          <w:lang w:val="en-US"/>
        </w:rPr>
        <w:t xml:space="preserve">will receive a resistance band. Adherence will be documented by instructors for on-site sessions and via an exercise diary for the digital group. </w:t>
      </w:r>
      <w:ins w:id="55" w:author="Anne Mette Rustaden" w:date="2026-03-16T13:47:00Z" w16du:dateUtc="2026-03-16T12:47:00Z">
        <w:r w:rsidR="00494B42">
          <w:rPr>
            <w:rFonts w:ascii="Times New Roman" w:hAnsi="Times New Roman" w:cs="Times New Roman"/>
            <w:lang w:val="en-US"/>
          </w:rPr>
          <w:t>An</w:t>
        </w:r>
      </w:ins>
      <w:del w:id="56" w:author="Anne Mette Rustaden" w:date="2026-03-16T13:47:00Z" w16du:dateUtc="2026-03-16T12:47:00Z">
        <w:r w:rsidR="0092349D" w:rsidDel="00494B42">
          <w:rPr>
            <w:rFonts w:ascii="Times New Roman" w:hAnsi="Times New Roman" w:cs="Times New Roman"/>
            <w:lang w:val="en-US"/>
          </w:rPr>
          <w:delText>The</w:delText>
        </w:r>
      </w:del>
      <w:r w:rsidR="0092349D">
        <w:rPr>
          <w:rFonts w:ascii="Times New Roman" w:hAnsi="Times New Roman" w:cs="Times New Roman"/>
          <w:lang w:val="en-US"/>
        </w:rPr>
        <w:t xml:space="preserve"> </w:t>
      </w:r>
      <w:r>
        <w:rPr>
          <w:rFonts w:ascii="Times New Roman" w:hAnsi="Times New Roman" w:cs="Times New Roman"/>
          <w:lang w:val="en-US"/>
        </w:rPr>
        <w:t xml:space="preserve">exercise diary </w:t>
      </w:r>
      <w:r w:rsidR="0092349D">
        <w:rPr>
          <w:rFonts w:ascii="Times New Roman" w:hAnsi="Times New Roman" w:cs="Times New Roman"/>
          <w:lang w:val="en-US"/>
        </w:rPr>
        <w:t>includes</w:t>
      </w:r>
      <w:r>
        <w:rPr>
          <w:rFonts w:ascii="Times New Roman" w:hAnsi="Times New Roman" w:cs="Times New Roman"/>
          <w:lang w:val="en-US"/>
        </w:rPr>
        <w:t xml:space="preserve"> checkboxes </w:t>
      </w:r>
      <w:r w:rsidR="0092349D">
        <w:rPr>
          <w:rFonts w:ascii="Times New Roman" w:hAnsi="Times New Roman" w:cs="Times New Roman"/>
          <w:lang w:val="en-US"/>
        </w:rPr>
        <w:t xml:space="preserve">who </w:t>
      </w:r>
      <w:r>
        <w:rPr>
          <w:rFonts w:ascii="Times New Roman" w:hAnsi="Times New Roman" w:cs="Times New Roman"/>
          <w:lang w:val="en-US"/>
        </w:rPr>
        <w:t xml:space="preserve">will be used by all participants after each session to record compliance and session experience </w:t>
      </w:r>
      <w:r w:rsidRPr="006A71A3">
        <w:rPr>
          <w:rFonts w:ascii="Times New Roman" w:hAnsi="Times New Roman" w:cs="Times New Roman"/>
          <w:highlight w:val="red"/>
          <w:lang w:val="en-US"/>
        </w:rPr>
        <w:t>(appendix – diary).</w:t>
      </w:r>
    </w:p>
    <w:p w14:paraId="0DBC225B" w14:textId="296EAE6C" w:rsidR="006F7E72" w:rsidRPr="006F7E72" w:rsidRDefault="006F7E72" w:rsidP="006F7E72">
      <w:pPr>
        <w:pStyle w:val="Overskrift3"/>
        <w:rPr>
          <w:rFonts w:ascii="Times New Roman" w:hAnsi="Times New Roman" w:cs="Times New Roman"/>
          <w:lang w:val="en-US"/>
        </w:rPr>
      </w:pPr>
      <w:bookmarkStart w:id="57" w:name="_Toc223694050"/>
      <w:r w:rsidRPr="006F7E72">
        <w:rPr>
          <w:rFonts w:ascii="Times New Roman" w:hAnsi="Times New Roman" w:cs="Times New Roman"/>
          <w:lang w:val="en-US"/>
        </w:rPr>
        <w:t>Outcomes</w:t>
      </w:r>
      <w:bookmarkEnd w:id="57"/>
    </w:p>
    <w:p w14:paraId="4F6F05B3" w14:textId="7C9A1E10" w:rsidR="006F7E72" w:rsidRDefault="006F7E72" w:rsidP="006F7E72">
      <w:pPr>
        <w:rPr>
          <w:rFonts w:ascii="Times New Roman" w:hAnsi="Times New Roman" w:cs="Times New Roman"/>
          <w:lang w:val="en-US"/>
        </w:rPr>
      </w:pPr>
      <w:r>
        <w:rPr>
          <w:rFonts w:ascii="Times New Roman" w:hAnsi="Times New Roman" w:cs="Times New Roman"/>
          <w:lang w:val="en-US"/>
        </w:rPr>
        <w:t xml:space="preserve">All tests </w:t>
      </w:r>
      <w:commentRangeStart w:id="58"/>
      <w:r>
        <w:rPr>
          <w:rFonts w:ascii="Times New Roman" w:hAnsi="Times New Roman" w:cs="Times New Roman"/>
          <w:lang w:val="en-US"/>
        </w:rPr>
        <w:t xml:space="preserve">will </w:t>
      </w:r>
      <w:commentRangeEnd w:id="58"/>
      <w:r w:rsidR="00917C4B">
        <w:rPr>
          <w:rStyle w:val="Merknadsreferanse"/>
        </w:rPr>
        <w:commentReference w:id="58"/>
      </w:r>
      <w:r>
        <w:rPr>
          <w:rFonts w:ascii="Times New Roman" w:hAnsi="Times New Roman" w:cs="Times New Roman"/>
          <w:lang w:val="en-US"/>
        </w:rPr>
        <w:t xml:space="preserve">be conducted at the laboratory at INN, Lillehammer. Standardized protocols will be used for each test. Measurements will be performed at three time points: baseline, within two weeks after completing the 12-week intervention (post-test), and at 12 months follow-up. At each test day, participants will undergo various measurements assessing their functional, mental and metabolic health </w:t>
      </w:r>
      <w:r w:rsidR="00815E2B">
        <w:rPr>
          <w:rFonts w:ascii="Times New Roman" w:hAnsi="Times New Roman" w:cs="Times New Roman"/>
          <w:lang w:val="en-US"/>
        </w:rPr>
        <w:t>(</w:t>
      </w:r>
      <w:commentRangeStart w:id="59"/>
      <w:r w:rsidR="00815E2B">
        <w:rPr>
          <w:rFonts w:ascii="Times New Roman" w:hAnsi="Times New Roman" w:cs="Times New Roman"/>
          <w:lang w:val="en-US"/>
        </w:rPr>
        <w:fldChar w:fldCharType="begin"/>
      </w:r>
      <w:r w:rsidR="00815E2B">
        <w:rPr>
          <w:rFonts w:ascii="Times New Roman" w:hAnsi="Times New Roman" w:cs="Times New Roman"/>
          <w:lang w:val="en-US"/>
        </w:rPr>
        <w:instrText xml:space="preserve"> REF _Ref223543886 \h </w:instrText>
      </w:r>
      <w:r w:rsidR="00815E2B">
        <w:rPr>
          <w:rFonts w:ascii="Times New Roman" w:hAnsi="Times New Roman" w:cs="Times New Roman"/>
          <w:lang w:val="en-US"/>
        </w:rPr>
      </w:r>
      <w:r w:rsidR="00815E2B">
        <w:rPr>
          <w:rFonts w:ascii="Times New Roman" w:hAnsi="Times New Roman" w:cs="Times New Roman"/>
          <w:lang w:val="en-US"/>
        </w:rPr>
        <w:fldChar w:fldCharType="separate"/>
      </w:r>
      <w:r w:rsidR="00815E2B" w:rsidRPr="00815E2B">
        <w:rPr>
          <w:rFonts w:ascii="Times New Roman" w:hAnsi="Times New Roman" w:cs="Times New Roman"/>
          <w:lang w:val="en-US"/>
        </w:rPr>
        <w:t xml:space="preserve">Figure </w:t>
      </w:r>
      <w:r w:rsidR="00815E2B" w:rsidRPr="00815E2B">
        <w:rPr>
          <w:rFonts w:ascii="Times New Roman" w:hAnsi="Times New Roman" w:cs="Times New Roman"/>
          <w:noProof/>
          <w:lang w:val="en-US"/>
        </w:rPr>
        <w:t>1</w:t>
      </w:r>
      <w:r w:rsidR="00815E2B">
        <w:rPr>
          <w:rFonts w:ascii="Times New Roman" w:hAnsi="Times New Roman" w:cs="Times New Roman"/>
          <w:lang w:val="en-US"/>
        </w:rPr>
        <w:fldChar w:fldCharType="end"/>
      </w:r>
      <w:commentRangeEnd w:id="59"/>
      <w:r w:rsidR="0039326C">
        <w:rPr>
          <w:rStyle w:val="Merknadsreferanse"/>
        </w:rPr>
        <w:commentReference w:id="59"/>
      </w:r>
      <w:r w:rsidR="00861065">
        <w:rPr>
          <w:rFonts w:ascii="Times New Roman" w:hAnsi="Times New Roman" w:cs="Times New Roman"/>
          <w:lang w:val="en-US"/>
        </w:rPr>
        <w:t>)</w:t>
      </w:r>
      <w:r w:rsidRPr="0092349D">
        <w:rPr>
          <w:rFonts w:ascii="Times New Roman" w:hAnsi="Times New Roman" w:cs="Times New Roman"/>
          <w:lang w:val="en-US"/>
        </w:rPr>
        <w:t>.</w:t>
      </w:r>
    </w:p>
    <w:p w14:paraId="5D74EE27" w14:textId="77777777" w:rsidR="00861065" w:rsidRDefault="00861065" w:rsidP="00861065">
      <w:pPr>
        <w:keepNext/>
      </w:pPr>
      <w:r w:rsidRPr="00861065">
        <w:rPr>
          <w:rFonts w:ascii="Times New Roman" w:hAnsi="Times New Roman" w:cs="Times New Roman"/>
          <w:noProof/>
        </w:rPr>
        <w:lastRenderedPageBreak/>
        <w:drawing>
          <wp:inline distT="0" distB="0" distL="0" distR="0" wp14:anchorId="74320864" wp14:editId="3A9F6EA9">
            <wp:extent cx="5760720" cy="2952750"/>
            <wp:effectExtent l="0" t="0" r="5080" b="6350"/>
            <wp:docPr id="4" name="Bilde 3">
              <a:extLst xmlns:a="http://schemas.openxmlformats.org/drawingml/2006/main">
                <a:ext uri="{FF2B5EF4-FFF2-40B4-BE49-F238E27FC236}">
                  <a16:creationId xmlns:a16="http://schemas.microsoft.com/office/drawing/2014/main" id="{339F8382-2A66-8E9D-F95C-6EDBBE0E2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e 3">
                      <a:extLst>
                        <a:ext uri="{FF2B5EF4-FFF2-40B4-BE49-F238E27FC236}">
                          <a16:creationId xmlns:a16="http://schemas.microsoft.com/office/drawing/2014/main" id="{339F8382-2A66-8E9D-F95C-6EDBBE0E2407}"/>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t="4703" b="4193"/>
                    <a:stretch/>
                  </pic:blipFill>
                  <pic:spPr bwMode="auto">
                    <a:xfrm>
                      <a:off x="0" y="0"/>
                      <a:ext cx="576072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57CDA0F8" w14:textId="0B23FD37" w:rsidR="00861065" w:rsidRPr="00861065" w:rsidRDefault="00861065" w:rsidP="00861065">
      <w:pPr>
        <w:pStyle w:val="Bildetekst"/>
        <w:rPr>
          <w:rFonts w:ascii="Times New Roman" w:hAnsi="Times New Roman" w:cs="Times New Roman"/>
          <w:lang w:val="en-US"/>
        </w:rPr>
      </w:pPr>
      <w:bookmarkStart w:id="60" w:name="_Ref223543886"/>
      <w:bookmarkStart w:id="61" w:name="_Ref223543857"/>
      <w:r w:rsidRPr="00B80513">
        <w:rPr>
          <w:rFonts w:ascii="Times New Roman" w:hAnsi="Times New Roman" w:cs="Times New Roman"/>
          <w:lang w:val="en-US"/>
          <w:rPrChange w:id="62" w:author="Anne Mette Rustaden" w:date="2026-03-13T10:17:00Z" w16du:dateUtc="2026-03-13T09:17:00Z">
            <w:rPr>
              <w:rFonts w:ascii="Times New Roman" w:hAnsi="Times New Roman" w:cs="Times New Roman"/>
            </w:rPr>
          </w:rPrChange>
        </w:rPr>
        <w:t xml:space="preserve">Figure </w:t>
      </w:r>
      <w:r w:rsidRPr="00861065">
        <w:rPr>
          <w:rFonts w:ascii="Times New Roman" w:hAnsi="Times New Roman" w:cs="Times New Roman"/>
        </w:rPr>
        <w:fldChar w:fldCharType="begin"/>
      </w:r>
      <w:r w:rsidRPr="00B80513">
        <w:rPr>
          <w:rFonts w:ascii="Times New Roman" w:hAnsi="Times New Roman" w:cs="Times New Roman"/>
          <w:lang w:val="en-US"/>
          <w:rPrChange w:id="63" w:author="Anne Mette Rustaden" w:date="2026-03-13T10:17:00Z" w16du:dateUtc="2026-03-13T09:17:00Z">
            <w:rPr>
              <w:rFonts w:ascii="Times New Roman" w:hAnsi="Times New Roman" w:cs="Times New Roman"/>
            </w:rPr>
          </w:rPrChange>
        </w:rPr>
        <w:instrText xml:space="preserve"> SEQ Figure \* ARABIC </w:instrText>
      </w:r>
      <w:r w:rsidRPr="00861065">
        <w:rPr>
          <w:rFonts w:ascii="Times New Roman" w:hAnsi="Times New Roman" w:cs="Times New Roman"/>
        </w:rPr>
        <w:fldChar w:fldCharType="separate"/>
      </w:r>
      <w:r w:rsidRPr="00B80513">
        <w:rPr>
          <w:rFonts w:ascii="Times New Roman" w:hAnsi="Times New Roman" w:cs="Times New Roman"/>
          <w:noProof/>
          <w:lang w:val="en-US"/>
          <w:rPrChange w:id="64" w:author="Anne Mette Rustaden" w:date="2026-03-13T10:17:00Z" w16du:dateUtc="2026-03-13T09:17:00Z">
            <w:rPr>
              <w:rFonts w:ascii="Times New Roman" w:hAnsi="Times New Roman" w:cs="Times New Roman"/>
              <w:noProof/>
            </w:rPr>
          </w:rPrChange>
        </w:rPr>
        <w:t>1</w:t>
      </w:r>
      <w:r w:rsidRPr="00861065">
        <w:rPr>
          <w:rFonts w:ascii="Times New Roman" w:hAnsi="Times New Roman" w:cs="Times New Roman"/>
        </w:rPr>
        <w:fldChar w:fldCharType="end"/>
      </w:r>
      <w:bookmarkEnd w:id="60"/>
      <w:r w:rsidRPr="00B80513">
        <w:rPr>
          <w:rFonts w:ascii="Times New Roman" w:hAnsi="Times New Roman" w:cs="Times New Roman"/>
          <w:lang w:val="en-US"/>
          <w:rPrChange w:id="65" w:author="Anne Mette Rustaden" w:date="2026-03-13T10:17:00Z" w16du:dateUtc="2026-03-13T09:17:00Z">
            <w:rPr>
              <w:rFonts w:ascii="Times New Roman" w:hAnsi="Times New Roman" w:cs="Times New Roman"/>
            </w:rPr>
          </w:rPrChange>
        </w:rPr>
        <w:t>: Study overview</w:t>
      </w:r>
      <w:bookmarkEnd w:id="61"/>
    </w:p>
    <w:p w14:paraId="062DF033" w14:textId="4B6BC4BE" w:rsidR="006F7E72" w:rsidRDefault="006F7E72" w:rsidP="006F7E72">
      <w:pPr>
        <w:rPr>
          <w:rFonts w:ascii="Times New Roman" w:hAnsi="Times New Roman" w:cs="Times New Roman"/>
          <w:lang w:val="en-US"/>
        </w:rPr>
      </w:pPr>
      <w:r>
        <w:rPr>
          <w:rFonts w:ascii="Times New Roman" w:hAnsi="Times New Roman" w:cs="Times New Roman"/>
          <w:lang w:val="en-US"/>
        </w:rPr>
        <w:t>Medical history, cancer diagnosis, and treatment information will be collected via questionnaire and potentially medical records</w:t>
      </w:r>
      <w:ins w:id="66" w:author="Anne Mette Rustaden" w:date="2026-03-16T13:49:00Z" w16du:dateUtc="2026-03-16T12:49:00Z">
        <w:r w:rsidR="003B2996">
          <w:rPr>
            <w:rFonts w:ascii="Times New Roman" w:hAnsi="Times New Roman" w:cs="Times New Roman"/>
            <w:lang w:val="en-US"/>
          </w:rPr>
          <w:t xml:space="preserve"> (</w:t>
        </w:r>
        <w:proofErr w:type="spellStart"/>
        <w:r w:rsidR="003B2996">
          <w:rPr>
            <w:rFonts w:ascii="Times New Roman" w:hAnsi="Times New Roman" w:cs="Times New Roman"/>
            <w:lang w:val="en-US"/>
          </w:rPr>
          <w:t>vedlegg</w:t>
        </w:r>
        <w:proofErr w:type="spellEnd"/>
        <w:r w:rsidR="003B2996">
          <w:rPr>
            <w:rFonts w:ascii="Times New Roman" w:hAnsi="Times New Roman" w:cs="Times New Roman"/>
            <w:lang w:val="en-US"/>
          </w:rPr>
          <w:t xml:space="preserve"> x)</w:t>
        </w:r>
      </w:ins>
      <w:r>
        <w:rPr>
          <w:rFonts w:ascii="Times New Roman" w:hAnsi="Times New Roman" w:cs="Times New Roman"/>
          <w:lang w:val="en-US"/>
        </w:rPr>
        <w:t xml:space="preserve">. Participants will also retrospectively register their physical activity level every four weeks during the intervention using a questionnaire </w:t>
      </w:r>
      <w:r w:rsidRPr="0092349D">
        <w:rPr>
          <w:rFonts w:ascii="Times New Roman" w:hAnsi="Times New Roman" w:cs="Times New Roman"/>
          <w:lang w:val="en-US"/>
        </w:rPr>
        <w:t>accessed via a QR code</w:t>
      </w:r>
      <w:r w:rsidRPr="006F7E72">
        <w:rPr>
          <w:rFonts w:ascii="Times New Roman" w:hAnsi="Times New Roman" w:cs="Times New Roman"/>
          <w:i/>
          <w:iCs/>
          <w:lang w:val="en-US"/>
        </w:rPr>
        <w:t>.</w:t>
      </w:r>
      <w:r>
        <w:rPr>
          <w:rFonts w:ascii="Times New Roman" w:hAnsi="Times New Roman" w:cs="Times New Roman"/>
          <w:lang w:val="en-US"/>
        </w:rPr>
        <w:t xml:space="preserve"> </w:t>
      </w:r>
    </w:p>
    <w:p w14:paraId="3A1BCE1F" w14:textId="480669A0" w:rsidR="00E126C0" w:rsidRPr="00E126C0" w:rsidRDefault="00E126C0" w:rsidP="00E126C0">
      <w:pPr>
        <w:pStyle w:val="Overskrift4"/>
        <w:rPr>
          <w:rFonts w:ascii="Times New Roman" w:hAnsi="Times New Roman" w:cs="Times New Roman"/>
          <w:lang w:val="en-US"/>
        </w:rPr>
      </w:pPr>
      <w:r w:rsidRPr="00E126C0">
        <w:rPr>
          <w:rFonts w:ascii="Times New Roman" w:hAnsi="Times New Roman" w:cs="Times New Roman"/>
          <w:lang w:val="en-US"/>
        </w:rPr>
        <w:t xml:space="preserve">Primary outcome </w:t>
      </w:r>
    </w:p>
    <w:p w14:paraId="0D4F9A78" w14:textId="16EEB6DC" w:rsidR="00E126C0" w:rsidRDefault="00E126C0" w:rsidP="00E126C0">
      <w:pPr>
        <w:rPr>
          <w:rFonts w:ascii="Times New Roman" w:hAnsi="Times New Roman" w:cs="Times New Roman"/>
          <w:lang w:val="en-US"/>
        </w:rPr>
      </w:pPr>
      <w:r>
        <w:rPr>
          <w:rFonts w:ascii="Times New Roman" w:hAnsi="Times New Roman" w:cs="Times New Roman"/>
          <w:lang w:val="en-US"/>
        </w:rPr>
        <w:t xml:space="preserve">To measure </w:t>
      </w:r>
      <w:proofErr w:type="gramStart"/>
      <w:r>
        <w:rPr>
          <w:rFonts w:ascii="Times New Roman" w:hAnsi="Times New Roman" w:cs="Times New Roman"/>
          <w:lang w:val="en-US"/>
        </w:rPr>
        <w:t>fatigue</w:t>
      </w:r>
      <w:proofErr w:type="gramEnd"/>
      <w:r>
        <w:rPr>
          <w:rFonts w:ascii="Times New Roman" w:hAnsi="Times New Roman" w:cs="Times New Roman"/>
          <w:lang w:val="en-US"/>
        </w:rPr>
        <w:t xml:space="preserve"> we use the </w:t>
      </w:r>
      <w:commentRangeStart w:id="67"/>
      <w:r>
        <w:rPr>
          <w:rFonts w:ascii="Times New Roman" w:hAnsi="Times New Roman" w:cs="Times New Roman"/>
          <w:lang w:val="en-US"/>
        </w:rPr>
        <w:t>Chalder</w:t>
      </w:r>
      <w:commentRangeEnd w:id="67"/>
      <w:r w:rsidR="005125C7">
        <w:rPr>
          <w:rStyle w:val="Merknadsreferanse"/>
        </w:rPr>
        <w:commentReference w:id="67"/>
      </w:r>
      <w:r>
        <w:rPr>
          <w:rFonts w:ascii="Times New Roman" w:hAnsi="Times New Roman" w:cs="Times New Roman"/>
          <w:lang w:val="en-US"/>
        </w:rPr>
        <w:t xml:space="preserve"> Fatigue Questionnaire (</w:t>
      </w:r>
      <w:commentRangeStart w:id="68"/>
      <w:r>
        <w:rPr>
          <w:rFonts w:ascii="Times New Roman" w:hAnsi="Times New Roman" w:cs="Times New Roman"/>
          <w:lang w:val="en-US"/>
        </w:rPr>
        <w:t>CFO</w:t>
      </w:r>
      <w:commentRangeEnd w:id="68"/>
      <w:r w:rsidR="00F57788">
        <w:rPr>
          <w:rStyle w:val="Merknadsreferanse"/>
        </w:rPr>
        <w:commentReference w:id="68"/>
      </w:r>
      <w:r>
        <w:rPr>
          <w:rFonts w:ascii="Times New Roman" w:hAnsi="Times New Roman" w:cs="Times New Roman"/>
          <w:lang w:val="en-US"/>
        </w:rPr>
        <w:t xml:space="preserve">) </w:t>
      </w:r>
      <w:r w:rsidRPr="00E126C0">
        <w:rPr>
          <w:rFonts w:ascii="Times New Roman" w:hAnsi="Times New Roman" w:cs="Times New Roman"/>
          <w:highlight w:val="red"/>
          <w:lang w:val="en-US"/>
        </w:rPr>
        <w:t>(Appendix?).</w:t>
      </w:r>
      <w:r>
        <w:rPr>
          <w:rFonts w:ascii="Times New Roman" w:hAnsi="Times New Roman" w:cs="Times New Roman"/>
          <w:lang w:val="en-US"/>
        </w:rPr>
        <w:t xml:space="preserve"> The questionnaire is a widely used self-reported tool designed to measure the severity of fatigue in both clinical and research settings</w:t>
      </w:r>
      <w:r w:rsidR="0057439F">
        <w:rPr>
          <w:rFonts w:ascii="Times New Roman" w:hAnsi="Times New Roman" w:cs="Times New Roman"/>
          <w:lang w:val="en-US"/>
        </w:rPr>
        <w:t xml:space="preserve"> and consists of a total of 13 questions</w:t>
      </w:r>
      <w:r>
        <w:rPr>
          <w:rFonts w:ascii="Times New Roman" w:hAnsi="Times New Roman" w:cs="Times New Roman"/>
          <w:lang w:val="en-US"/>
        </w:rPr>
        <w:t xml:space="preserve">. </w:t>
      </w:r>
      <w:r w:rsidR="0057439F">
        <w:rPr>
          <w:rFonts w:ascii="Times New Roman" w:hAnsi="Times New Roman" w:cs="Times New Roman"/>
          <w:lang w:val="en-US"/>
        </w:rPr>
        <w:t>These questions</w:t>
      </w:r>
      <w:r>
        <w:rPr>
          <w:rFonts w:ascii="Times New Roman" w:hAnsi="Times New Roman" w:cs="Times New Roman"/>
          <w:lang w:val="en-US"/>
        </w:rPr>
        <w:t xml:space="preserve"> </w:t>
      </w:r>
      <w:r w:rsidR="0057439F">
        <w:rPr>
          <w:rFonts w:ascii="Times New Roman" w:hAnsi="Times New Roman" w:cs="Times New Roman"/>
          <w:lang w:val="en-US"/>
        </w:rPr>
        <w:t>capture</w:t>
      </w:r>
      <w:r>
        <w:rPr>
          <w:rFonts w:ascii="Times New Roman" w:hAnsi="Times New Roman" w:cs="Times New Roman"/>
          <w:lang w:val="en-US"/>
        </w:rPr>
        <w:t xml:space="preserve"> two key dimensions of fatigue: physical fatigue (e.g., tiredness, lack of energy, need to rest) and mental fatigue (e.g., difficulties with concentration, memory, and clear thinking). Responses are scored on a </w:t>
      </w:r>
      <w:del w:id="69" w:author="Anne Mette Rustaden" w:date="2026-03-16T13:50:00Z" w16du:dateUtc="2026-03-16T12:50:00Z">
        <w:r w:rsidDel="00F57788">
          <w:rPr>
            <w:rFonts w:ascii="Times New Roman" w:hAnsi="Times New Roman" w:cs="Times New Roman"/>
            <w:lang w:val="en-US"/>
          </w:rPr>
          <w:delText>liker</w:delText>
        </w:r>
        <w:r w:rsidR="0057439F" w:rsidDel="00F57788">
          <w:rPr>
            <w:rFonts w:ascii="Times New Roman" w:hAnsi="Times New Roman" w:cs="Times New Roman"/>
            <w:lang w:val="en-US"/>
          </w:rPr>
          <w:delText>t</w:delText>
        </w:r>
      </w:del>
      <w:ins w:id="70" w:author="Anne Mette Rustaden" w:date="2026-03-16T13:50:00Z" w16du:dateUtc="2026-03-16T12:50:00Z">
        <w:r w:rsidR="00F57788">
          <w:rPr>
            <w:rFonts w:ascii="Times New Roman" w:hAnsi="Times New Roman" w:cs="Times New Roman"/>
            <w:lang w:val="en-US"/>
          </w:rPr>
          <w:t>Likert</w:t>
        </w:r>
      </w:ins>
      <w:r w:rsidR="0057439F">
        <w:rPr>
          <w:rFonts w:ascii="Times New Roman" w:hAnsi="Times New Roman" w:cs="Times New Roman"/>
          <w:lang w:val="en-US"/>
        </w:rPr>
        <w:t>-</w:t>
      </w:r>
      <w:r>
        <w:rPr>
          <w:rFonts w:ascii="Times New Roman" w:hAnsi="Times New Roman" w:cs="Times New Roman"/>
          <w:lang w:val="en-US"/>
        </w:rPr>
        <w:t xml:space="preserve">type scale, allowing researchers to capture both the presence and degree of fatigue. </w:t>
      </w:r>
      <w:r w:rsidRPr="00FB56BF">
        <w:rPr>
          <w:rFonts w:ascii="Times New Roman" w:hAnsi="Times New Roman" w:cs="Times New Roman"/>
          <w:lang w:val="en-US"/>
        </w:rPr>
        <w:t>The CFO is particularly well-suited for use with cancer patients as fatigue is one of the most common and distressing long-term side effects of cancer and its treatments, often affecting quality of life, daily functioning, and recovery</w:t>
      </w:r>
      <w:r w:rsidR="00FB56BF">
        <w:rPr>
          <w:rFonts w:ascii="Times New Roman" w:hAnsi="Times New Roman" w:cs="Times New Roman"/>
          <w:lang w:val="en-US"/>
        </w:rPr>
        <w:t xml:space="preserve"> </w:t>
      </w:r>
      <w:r w:rsidR="00FB56BF">
        <w:rPr>
          <w:rFonts w:ascii="Times New Roman" w:hAnsi="Times New Roman" w:cs="Times New Roman"/>
          <w:lang w:val="en-US"/>
        </w:rPr>
        <w:fldChar w:fldCharType="begin"/>
      </w:r>
      <w:r w:rsidR="00587A41">
        <w:rPr>
          <w:rFonts w:ascii="Times New Roman" w:hAnsi="Times New Roman" w:cs="Times New Roman"/>
          <w:lang w:val="en-US"/>
        </w:rPr>
        <w:instrText xml:space="preserve"> ADDIN ZOTERO_ITEM CSL_CITATION {"citationID":"JNxxcqLs","properties":{"formattedCitation":"(Bower, 2014; Lawrence, 2004; Mustian et al., 2024)","plainCitation":"(Bower, 2014; Lawrence, 2004; Mustian et al., 2024)","noteIndex":0},"citationItems":[{"id":29,"uris":["http://zotero.org/users/15910014/items/5ZAFCSU6"],"itemData":{"id":29,"type":"article-journal","container-title":"Nature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FB56BF">
        <w:rPr>
          <w:rFonts w:ascii="Times New Roman" w:hAnsi="Times New Roman" w:cs="Times New Roman"/>
          <w:lang w:val="en-US"/>
        </w:rPr>
        <w:fldChar w:fldCharType="separate"/>
      </w:r>
      <w:r w:rsidR="00587A41">
        <w:rPr>
          <w:rFonts w:ascii="Times New Roman" w:hAnsi="Times New Roman" w:cs="Times New Roman"/>
          <w:noProof/>
          <w:lang w:val="en-US"/>
        </w:rPr>
        <w:t>(Bower, 2014; Lawrence, 2004; Mustian et al., 2024)</w:t>
      </w:r>
      <w:r w:rsidR="00FB56BF">
        <w:rPr>
          <w:rFonts w:ascii="Times New Roman" w:hAnsi="Times New Roman" w:cs="Times New Roman"/>
          <w:lang w:val="en-US"/>
        </w:rPr>
        <w:fldChar w:fldCharType="end"/>
      </w:r>
      <w:r w:rsidR="00FB56BF">
        <w:rPr>
          <w:rFonts w:ascii="Times New Roman" w:hAnsi="Times New Roman" w:cs="Times New Roman"/>
          <w:lang w:val="en-US"/>
        </w:rPr>
        <w:t>.</w:t>
      </w:r>
      <w:r w:rsidRPr="00FB56BF">
        <w:rPr>
          <w:rFonts w:ascii="Times New Roman" w:hAnsi="Times New Roman" w:cs="Times New Roman"/>
          <w:lang w:val="en-US"/>
        </w:rPr>
        <w:t xml:space="preserve"> Its brevity, ease of administration, and established validity make it a practical and reliable instrument for systematically monitoring fatigue in this population, enabling both clinical evaluation and research comparison.</w:t>
      </w:r>
      <w:r>
        <w:rPr>
          <w:rFonts w:ascii="Times New Roman" w:hAnsi="Times New Roman" w:cs="Times New Roman"/>
          <w:lang w:val="en-US"/>
        </w:rPr>
        <w:t xml:space="preserve"> </w:t>
      </w:r>
    </w:p>
    <w:p w14:paraId="5E628487" w14:textId="6C60AF24" w:rsidR="00A71FE3" w:rsidRDefault="00A71FE3" w:rsidP="00A71FE3">
      <w:pPr>
        <w:pStyle w:val="Overskrift4"/>
        <w:rPr>
          <w:rFonts w:ascii="Times New Roman" w:hAnsi="Times New Roman" w:cs="Times New Roman"/>
          <w:lang w:val="en-US"/>
        </w:rPr>
      </w:pPr>
      <w:r w:rsidRPr="0057439F">
        <w:rPr>
          <w:rFonts w:ascii="Times New Roman" w:hAnsi="Times New Roman" w:cs="Times New Roman"/>
          <w:lang w:val="en-US"/>
        </w:rPr>
        <w:t>Secondary outcome</w:t>
      </w:r>
    </w:p>
    <w:p w14:paraId="06629BFB" w14:textId="2DF3DFF0" w:rsidR="00BC034C" w:rsidRDefault="00BC034C" w:rsidP="00BC034C">
      <w:pPr>
        <w:rPr>
          <w:rFonts w:ascii="Times New Roman" w:hAnsi="Times New Roman" w:cs="Times New Roman"/>
          <w:lang w:val="en-US"/>
        </w:rPr>
      </w:pPr>
      <w:r w:rsidRPr="00BC034C">
        <w:rPr>
          <w:rFonts w:ascii="Times New Roman" w:hAnsi="Times New Roman" w:cs="Times New Roman"/>
          <w:lang w:val="en-US"/>
        </w:rPr>
        <w:t xml:space="preserve">To measure functional fitness, </w:t>
      </w:r>
      <w:del w:id="71" w:author="Anne Mette Rustaden" w:date="2026-03-16T13:51:00Z" w16du:dateUtc="2026-03-16T12:51:00Z">
        <w:r w:rsidRPr="00BC034C" w:rsidDel="00590DE4">
          <w:rPr>
            <w:rFonts w:ascii="Times New Roman" w:hAnsi="Times New Roman" w:cs="Times New Roman"/>
            <w:lang w:val="en-US"/>
          </w:rPr>
          <w:delText xml:space="preserve">we use </w:delText>
        </w:r>
      </w:del>
      <w:r w:rsidRPr="00BC034C">
        <w:rPr>
          <w:rFonts w:ascii="Times New Roman" w:hAnsi="Times New Roman" w:cs="Times New Roman"/>
          <w:lang w:val="en-US"/>
        </w:rPr>
        <w:t>the 6-minute step test</w:t>
      </w:r>
      <w:ins w:id="72" w:author="Anne Mette Rustaden" w:date="2026-03-16T13:51:00Z" w16du:dateUtc="2026-03-16T12:51:00Z">
        <w:r w:rsidR="00590DE4">
          <w:rPr>
            <w:rFonts w:ascii="Times New Roman" w:hAnsi="Times New Roman" w:cs="Times New Roman"/>
            <w:lang w:val="en-US"/>
          </w:rPr>
          <w:t xml:space="preserve"> </w:t>
        </w:r>
      </w:ins>
      <w:ins w:id="73" w:author="Anne Mette Rustaden" w:date="2026-03-16T13:52:00Z" w16du:dateUtc="2026-03-16T12:52:00Z">
        <w:r w:rsidR="00590DE4">
          <w:rPr>
            <w:rFonts w:ascii="Times New Roman" w:hAnsi="Times New Roman" w:cs="Times New Roman"/>
            <w:lang w:val="en-US"/>
          </w:rPr>
          <w:t>was used</w:t>
        </w:r>
        <w:r w:rsidR="007D5DF8">
          <w:rPr>
            <w:rFonts w:ascii="Times New Roman" w:hAnsi="Times New Roman" w:cs="Times New Roman"/>
            <w:lang w:val="en-US"/>
          </w:rPr>
          <w:t xml:space="preserve"> (</w:t>
        </w:r>
        <w:r w:rsidR="007D5DF8" w:rsidRPr="00D7032B">
          <w:rPr>
            <w:rFonts w:ascii="Times New Roman" w:hAnsi="Times New Roman" w:cs="Times New Roman"/>
            <w:highlight w:val="red"/>
            <w:lang w:val="en-US"/>
          </w:rPr>
          <w:t>Appendix</w:t>
        </w:r>
        <w:r w:rsidR="007D5DF8">
          <w:rPr>
            <w:rFonts w:ascii="Times New Roman" w:hAnsi="Times New Roman" w:cs="Times New Roman"/>
            <w:lang w:val="en-US"/>
          </w:rPr>
          <w:t>)</w:t>
        </w:r>
        <w:r w:rsidR="007D5DF8" w:rsidRPr="00BC034C">
          <w:rPr>
            <w:rFonts w:ascii="Times New Roman" w:hAnsi="Times New Roman" w:cs="Times New Roman"/>
            <w:lang w:val="en-US"/>
          </w:rPr>
          <w:t>.</w:t>
        </w:r>
        <w:r w:rsidR="00590DE4">
          <w:rPr>
            <w:rFonts w:ascii="Times New Roman" w:hAnsi="Times New Roman" w:cs="Times New Roman"/>
            <w:lang w:val="en-US"/>
          </w:rPr>
          <w:t xml:space="preserve">, in addition to push-ups test, and </w:t>
        </w:r>
        <w:proofErr w:type="gramStart"/>
        <w:r w:rsidR="00590DE4">
          <w:rPr>
            <w:rFonts w:ascii="Times New Roman" w:hAnsi="Times New Roman" w:cs="Times New Roman"/>
            <w:lang w:val="en-US"/>
          </w:rPr>
          <w:t>Bergs</w:t>
        </w:r>
        <w:proofErr w:type="gramEnd"/>
        <w:r w:rsidR="00590DE4">
          <w:rPr>
            <w:rFonts w:ascii="Times New Roman" w:hAnsi="Times New Roman" w:cs="Times New Roman"/>
            <w:lang w:val="en-US"/>
          </w:rPr>
          <w:t xml:space="preserve"> balance scale</w:t>
        </w:r>
      </w:ins>
      <w:r w:rsidR="00D7032B">
        <w:rPr>
          <w:rFonts w:ascii="Times New Roman" w:hAnsi="Times New Roman" w:cs="Times New Roman"/>
          <w:lang w:val="en-US"/>
        </w:rPr>
        <w:t xml:space="preserve"> </w:t>
      </w:r>
      <w:del w:id="74" w:author="Anne Mette Rustaden" w:date="2026-03-16T13:52:00Z" w16du:dateUtc="2026-03-16T12:52:00Z">
        <w:r w:rsidR="00D7032B" w:rsidDel="007D5DF8">
          <w:rPr>
            <w:rFonts w:ascii="Times New Roman" w:hAnsi="Times New Roman" w:cs="Times New Roman"/>
            <w:lang w:val="en-US"/>
          </w:rPr>
          <w:delText>(</w:delText>
        </w:r>
        <w:r w:rsidR="00D7032B" w:rsidRPr="00D7032B" w:rsidDel="007D5DF8">
          <w:rPr>
            <w:rFonts w:ascii="Times New Roman" w:hAnsi="Times New Roman" w:cs="Times New Roman"/>
            <w:highlight w:val="red"/>
            <w:lang w:val="en-US"/>
          </w:rPr>
          <w:delText>Appendix</w:delText>
        </w:r>
        <w:r w:rsidR="00D7032B" w:rsidDel="007D5DF8">
          <w:rPr>
            <w:rFonts w:ascii="Times New Roman" w:hAnsi="Times New Roman" w:cs="Times New Roman"/>
            <w:lang w:val="en-US"/>
          </w:rPr>
          <w:delText>)</w:delText>
        </w:r>
        <w:r w:rsidRPr="00BC034C" w:rsidDel="007D5DF8">
          <w:rPr>
            <w:rFonts w:ascii="Times New Roman" w:hAnsi="Times New Roman" w:cs="Times New Roman"/>
            <w:lang w:val="en-US"/>
          </w:rPr>
          <w:delText xml:space="preserve">. </w:delText>
        </w:r>
      </w:del>
      <w:ins w:id="75" w:author="Anne Mette Rustaden" w:date="2026-03-16T13:52:00Z" w16du:dateUtc="2026-03-16T12:52:00Z">
        <w:r w:rsidR="007D5DF8">
          <w:rPr>
            <w:rFonts w:ascii="Times New Roman" w:hAnsi="Times New Roman" w:cs="Times New Roman"/>
            <w:lang w:val="en-US"/>
          </w:rPr>
          <w:t xml:space="preserve">Only the </w:t>
        </w:r>
        <w:r w:rsidR="001F424C">
          <w:rPr>
            <w:rFonts w:ascii="Times New Roman" w:hAnsi="Times New Roman" w:cs="Times New Roman"/>
            <w:lang w:val="en-US"/>
          </w:rPr>
          <w:t>6-minute step</w:t>
        </w:r>
      </w:ins>
      <w:ins w:id="76" w:author="Anne Mette Rustaden" w:date="2026-03-16T13:53:00Z" w16du:dateUtc="2026-03-16T12:53:00Z">
        <w:r w:rsidR="001F424C">
          <w:rPr>
            <w:rFonts w:ascii="Times New Roman" w:hAnsi="Times New Roman" w:cs="Times New Roman"/>
            <w:lang w:val="en-US"/>
          </w:rPr>
          <w:t xml:space="preserve"> test will be included in the present master thesis. </w:t>
        </w:r>
      </w:ins>
      <w:r w:rsidR="00BA56C7">
        <w:rPr>
          <w:rFonts w:ascii="Times New Roman" w:hAnsi="Times New Roman" w:cs="Times New Roman"/>
          <w:lang w:val="en-US"/>
        </w:rPr>
        <w:t>The test assesses submaximal functional capacity by requiring participants to repeat</w:t>
      </w:r>
      <w:r w:rsidR="00D7032B">
        <w:rPr>
          <w:rFonts w:ascii="Times New Roman" w:hAnsi="Times New Roman" w:cs="Times New Roman"/>
          <w:lang w:val="en-US"/>
        </w:rPr>
        <w:t xml:space="preserve">edly step up and down on a step box for six minutes at a self-selected pace. Participants are instructed to step onto the box with their full foot and may freely choose which leg to lead with, as well as alternate legs throughout the test. The step box is set at its highest level (27-30 cm), and the test is performed without support unless the participant feels unsteady, in which case support is permitted and documented. </w:t>
      </w:r>
    </w:p>
    <w:p w14:paraId="2D613240" w14:textId="078A16E5" w:rsidR="00D7032B" w:rsidRPr="00BC034C" w:rsidRDefault="00D7032B" w:rsidP="00BC034C">
      <w:pPr>
        <w:rPr>
          <w:rFonts w:ascii="Times New Roman" w:hAnsi="Times New Roman" w:cs="Times New Roman"/>
          <w:lang w:val="en-US"/>
        </w:rPr>
      </w:pPr>
      <w:r>
        <w:rPr>
          <w:rFonts w:ascii="Times New Roman" w:hAnsi="Times New Roman" w:cs="Times New Roman"/>
          <w:lang w:val="en-US"/>
        </w:rPr>
        <w:lastRenderedPageBreak/>
        <w:t xml:space="preserve">The primary outcome of the test is the total number of completed step cycles, defined as stepping up with both feet onto the step box and returning both feet to the floor. A click counter is used by the test leader to record the number of completed cycles. </w:t>
      </w:r>
      <w:r w:rsidRPr="0057439F">
        <w:rPr>
          <w:rFonts w:ascii="Times New Roman" w:hAnsi="Times New Roman" w:cs="Times New Roman"/>
          <w:color w:val="000000" w:themeColor="text1"/>
          <w:lang w:val="en-US"/>
        </w:rPr>
        <w:t>Hear</w:t>
      </w:r>
      <w:ins w:id="77" w:author="Anne Mette Rustaden" w:date="2026-03-16T13:53:00Z" w16du:dateUtc="2026-03-16T12:53:00Z">
        <w:r w:rsidR="0000284F">
          <w:rPr>
            <w:rFonts w:ascii="Times New Roman" w:hAnsi="Times New Roman" w:cs="Times New Roman"/>
            <w:color w:val="000000" w:themeColor="text1"/>
            <w:lang w:val="en-US"/>
          </w:rPr>
          <w:t>t</w:t>
        </w:r>
      </w:ins>
      <w:r w:rsidRPr="0057439F">
        <w:rPr>
          <w:rFonts w:ascii="Times New Roman" w:hAnsi="Times New Roman" w:cs="Times New Roman"/>
          <w:color w:val="000000" w:themeColor="text1"/>
          <w:lang w:val="en-US"/>
        </w:rPr>
        <w:t xml:space="preserve"> rate is monitored continuously using a heart rate monitor and recorded at one-minute intervals throughout the test. </w:t>
      </w:r>
      <w:r>
        <w:rPr>
          <w:rFonts w:ascii="Times New Roman" w:hAnsi="Times New Roman" w:cs="Times New Roman"/>
          <w:lang w:val="en-US"/>
        </w:rPr>
        <w:t xml:space="preserve">Immediately following test completion, participants are seated in silence and heart rate is measured directly, with an additional measurement taken one minute post-test to assess recovery. In cases where the heart rate monitor contact is insufficient, heart rate is measured manually at test termination and one minute thereafter. All test results are recorded digitally and documented on a standardized data collection form.   </w:t>
      </w:r>
    </w:p>
    <w:p w14:paraId="7535147C" w14:textId="56BCAAAD" w:rsidR="00A71FE3" w:rsidRDefault="00A71FE3" w:rsidP="00A71FE3">
      <w:pPr>
        <w:pStyle w:val="Overskrift3"/>
        <w:rPr>
          <w:rFonts w:ascii="Times New Roman" w:hAnsi="Times New Roman" w:cs="Times New Roman"/>
          <w:lang w:val="en-US"/>
        </w:rPr>
      </w:pPr>
      <w:bookmarkStart w:id="78" w:name="_Toc223694051"/>
      <w:r w:rsidRPr="009D2AA5">
        <w:rPr>
          <w:rFonts w:ascii="Times New Roman" w:hAnsi="Times New Roman" w:cs="Times New Roman"/>
          <w:lang w:val="en-US"/>
        </w:rPr>
        <w:t>Data analysis and statistics</w:t>
      </w:r>
      <w:bookmarkEnd w:id="78"/>
    </w:p>
    <w:p w14:paraId="122311F0" w14:textId="642106EA" w:rsidR="00611BCA" w:rsidRPr="003C0312" w:rsidRDefault="00611BCA" w:rsidP="00611BCA">
      <w:pPr>
        <w:rPr>
          <w:rFonts w:ascii="Times New Roman" w:hAnsi="Times New Roman" w:cs="Times New Roman"/>
          <w:lang w:val="en-US"/>
        </w:rPr>
      </w:pPr>
      <w:r w:rsidRPr="003C0312">
        <w:rPr>
          <w:rFonts w:ascii="Times New Roman" w:hAnsi="Times New Roman" w:cs="Times New Roman"/>
          <w:lang w:val="en-US"/>
        </w:rPr>
        <w:t>All statistical analyses will be conducted using RStudio. Descriptive statistics, including means, standard deviations, and ranges, will be used to summarize baseline characteristics</w:t>
      </w:r>
      <w:r w:rsidR="009D2AA5" w:rsidRPr="003C0312">
        <w:rPr>
          <w:rFonts w:ascii="Times New Roman" w:hAnsi="Times New Roman" w:cs="Times New Roman"/>
          <w:lang w:val="en-US"/>
        </w:rPr>
        <w:t xml:space="preserve">, </w:t>
      </w:r>
      <w:r w:rsidRPr="003C0312">
        <w:rPr>
          <w:rFonts w:ascii="Times New Roman" w:hAnsi="Times New Roman" w:cs="Times New Roman"/>
          <w:lang w:val="en-US"/>
        </w:rPr>
        <w:t xml:space="preserve">questionnaire scores </w:t>
      </w:r>
      <w:r w:rsidR="009D2AA5" w:rsidRPr="003C0312">
        <w:rPr>
          <w:rFonts w:ascii="Times New Roman" w:hAnsi="Times New Roman" w:cs="Times New Roman"/>
          <w:lang w:val="en-US"/>
        </w:rPr>
        <w:t xml:space="preserve">and 6-minute step test results </w:t>
      </w:r>
      <w:r w:rsidRPr="003C0312">
        <w:rPr>
          <w:rFonts w:ascii="Times New Roman" w:hAnsi="Times New Roman" w:cs="Times New Roman"/>
          <w:lang w:val="en-US"/>
        </w:rPr>
        <w:t xml:space="preserve">for each group. Data will be inspected for normality using the Shapiro-Wilk test. If normality assumptions are not met, appropriate non-parametric tests will be </w:t>
      </w:r>
      <w:commentRangeStart w:id="79"/>
      <w:r w:rsidRPr="003C0312">
        <w:rPr>
          <w:rFonts w:ascii="Times New Roman" w:hAnsi="Times New Roman" w:cs="Times New Roman"/>
          <w:lang w:val="en-US"/>
        </w:rPr>
        <w:t>employed</w:t>
      </w:r>
      <w:commentRangeEnd w:id="79"/>
      <w:r w:rsidR="0027172A">
        <w:rPr>
          <w:rStyle w:val="Merknadsreferanse"/>
        </w:rPr>
        <w:commentReference w:id="79"/>
      </w:r>
      <w:r w:rsidRPr="003C0312">
        <w:rPr>
          <w:rFonts w:ascii="Times New Roman" w:hAnsi="Times New Roman" w:cs="Times New Roman"/>
          <w:lang w:val="en-US"/>
        </w:rPr>
        <w:t xml:space="preserve">. </w:t>
      </w:r>
    </w:p>
    <w:p w14:paraId="7A081FAE" w14:textId="589A5453" w:rsidR="00611BCA" w:rsidRPr="003C0312" w:rsidRDefault="00611BCA" w:rsidP="00611BCA">
      <w:pPr>
        <w:rPr>
          <w:rFonts w:ascii="Times New Roman" w:hAnsi="Times New Roman" w:cs="Times New Roman"/>
          <w:lang w:val="en-US"/>
        </w:rPr>
      </w:pPr>
      <w:r w:rsidRPr="003C0312">
        <w:rPr>
          <w:rFonts w:ascii="Times New Roman" w:hAnsi="Times New Roman" w:cs="Times New Roman"/>
          <w:lang w:val="en-US"/>
        </w:rPr>
        <w:t>To examine the primary outcome, a mixed-design analysis will be performed, incorporating both within subjects (pre-test vs. post-test) and between subjects (digital vs. supervised group) factors. Specifically, a two-way repeated measures ANOVA will be used to assess differences in CFQ scores over time between the two intervention groups. If assumptions of sphericity are violated, Greenhouse-Geisser corrections will be applied. Effect sizes will be reported using partial eta squared (</w:t>
      </w:r>
      <w:r w:rsidRPr="003C0312">
        <w:rPr>
          <w:rFonts w:ascii="Times New Roman" w:hAnsi="Times New Roman" w:cs="Times New Roman"/>
        </w:rPr>
        <w:t>η</w:t>
      </w:r>
      <w:r w:rsidRPr="003C0312">
        <w:rPr>
          <w:rFonts w:ascii="Times New Roman" w:hAnsi="Times New Roman" w:cs="Times New Roman"/>
          <w:lang w:val="en-US"/>
        </w:rPr>
        <w:t xml:space="preserve">²) to quantify the magnitude of observed effects. </w:t>
      </w:r>
    </w:p>
    <w:p w14:paraId="633CE5DD" w14:textId="68F5DF8A" w:rsidR="00611BCA" w:rsidRDefault="00611BCA" w:rsidP="00611BCA">
      <w:pPr>
        <w:rPr>
          <w:rFonts w:ascii="Times New Roman" w:hAnsi="Times New Roman" w:cs="Times New Roman"/>
          <w:lang w:val="en-US"/>
        </w:rPr>
      </w:pPr>
      <w:r w:rsidRPr="003C0312">
        <w:rPr>
          <w:rFonts w:ascii="Times New Roman" w:hAnsi="Times New Roman" w:cs="Times New Roman"/>
          <w:lang w:val="en-US"/>
        </w:rPr>
        <w:t>In addition to the main analysis, within-group pre-post comparisons will be</w:t>
      </w:r>
      <w:r w:rsidR="00900CBF" w:rsidRPr="003C0312">
        <w:rPr>
          <w:rFonts w:ascii="Times New Roman" w:hAnsi="Times New Roman" w:cs="Times New Roman"/>
          <w:lang w:val="en-US"/>
        </w:rPr>
        <w:t xml:space="preserve"> conducted using paired t-tests (or Wilcoxon signed-rank tests for non-normally distributed data) to assess the magnitude of fatigue change in each intervention group. Between-group differences in change scores (post-test minus pre-test) will also be analyzed using independent t-tests or Manny-Whitney U tests as appropriate. Statistical significance will be set at p &lt; 0.05. </w:t>
      </w:r>
    </w:p>
    <w:p w14:paraId="49555CA4" w14:textId="72F8E0F2" w:rsidR="003C0312" w:rsidRPr="003C0312" w:rsidRDefault="003C0312" w:rsidP="00611BCA">
      <w:pPr>
        <w:rPr>
          <w:rFonts w:ascii="Times New Roman" w:hAnsi="Times New Roman" w:cs="Times New Roman"/>
          <w:lang w:val="en-US"/>
        </w:rPr>
      </w:pPr>
      <w:r>
        <w:rPr>
          <w:rFonts w:ascii="Times New Roman" w:hAnsi="Times New Roman" w:cs="Times New Roman"/>
          <w:lang w:val="en-US"/>
        </w:rPr>
        <w:t xml:space="preserve">To examine the secondary outcome regarding functional fitness, changes in performance on the 6-minute step test will be analyzed using a similar mixed-design approach. A two-way repeated measures ANOVA will be conducted with time (pre-test vs. post-test) as the within-subject factor and intervention group (digital home-based vs. supervised group-based) as the between-subject factor to determine whether changes in functional fitness differ between the two training modalities. If assumptions for parametric testing as violated, equivalent non-parametric approaches will be considered. Within-group changes over time will also be examined using paired t-tests (or (Wilcoxon signed-rank tests when appropriate), and between-group differences in change scores will be assessed using independent t-tests or Mann-Whitney U tests Effect sizes will be reported using partial eta squared </w:t>
      </w:r>
      <w:r w:rsidRPr="003C0312">
        <w:rPr>
          <w:rFonts w:ascii="Times New Roman" w:hAnsi="Times New Roman" w:cs="Times New Roman"/>
          <w:lang w:val="en-US"/>
        </w:rPr>
        <w:t>(</w:t>
      </w:r>
      <w:r w:rsidRPr="003C0312">
        <w:rPr>
          <w:rFonts w:ascii="Times New Roman" w:hAnsi="Times New Roman" w:cs="Times New Roman"/>
        </w:rPr>
        <w:t>η</w:t>
      </w:r>
      <w:r w:rsidRPr="003C0312">
        <w:rPr>
          <w:rFonts w:ascii="Times New Roman" w:hAnsi="Times New Roman" w:cs="Times New Roman"/>
          <w:lang w:val="en-US"/>
        </w:rPr>
        <w:t>²)</w:t>
      </w:r>
      <w:r>
        <w:rPr>
          <w:rFonts w:ascii="Times New Roman" w:hAnsi="Times New Roman" w:cs="Times New Roman"/>
          <w:lang w:val="en-US"/>
        </w:rPr>
        <w:t xml:space="preserve"> to indicate the magnitude of observed differences. Statistical significance will be set at p &lt; 0.05.    </w:t>
      </w:r>
    </w:p>
    <w:p w14:paraId="42A8A6A5" w14:textId="5ADE7871" w:rsidR="00900CBF" w:rsidRPr="003C0312" w:rsidRDefault="00900CBF" w:rsidP="00611BCA">
      <w:pPr>
        <w:rPr>
          <w:rFonts w:ascii="Times New Roman" w:hAnsi="Times New Roman" w:cs="Times New Roman"/>
          <w:lang w:val="en-US"/>
        </w:rPr>
      </w:pPr>
      <w:r w:rsidRPr="003C0312">
        <w:rPr>
          <w:rFonts w:ascii="Times New Roman" w:hAnsi="Times New Roman" w:cs="Times New Roman"/>
          <w:lang w:val="en-US"/>
        </w:rPr>
        <w:t xml:space="preserve">Finally, exploratory analyses may be conducted to examine whether baseline characteristics, such as age, sex, or baseline fatigue severity, influence the response to the different training modalities. All analyses will adhere to an intention-to-treat principle, including all participants </w:t>
      </w:r>
      <w:r w:rsidRPr="003C0312">
        <w:rPr>
          <w:rFonts w:ascii="Times New Roman" w:hAnsi="Times New Roman" w:cs="Times New Roman"/>
          <w:lang w:val="en-US"/>
        </w:rPr>
        <w:lastRenderedPageBreak/>
        <w:t xml:space="preserve">who completed baseline assessments, with missing data handled using multiple imputation if appropriate. </w:t>
      </w:r>
    </w:p>
    <w:p w14:paraId="4B8306C7" w14:textId="44D33214" w:rsidR="00A37FF6" w:rsidRPr="00A37FF6" w:rsidRDefault="00A37FF6" w:rsidP="00A37FF6">
      <w:pPr>
        <w:pStyle w:val="Overskrift2"/>
        <w:rPr>
          <w:rFonts w:ascii="Times New Roman" w:hAnsi="Times New Roman" w:cs="Times New Roman"/>
          <w:lang w:val="en-US"/>
        </w:rPr>
      </w:pPr>
      <w:bookmarkStart w:id="80" w:name="_Toc223694052"/>
      <w:r w:rsidRPr="00A37FF6">
        <w:rPr>
          <w:rFonts w:ascii="Times New Roman" w:hAnsi="Times New Roman" w:cs="Times New Roman"/>
          <w:lang w:val="en-US"/>
        </w:rPr>
        <w:t>Ethical considerations</w:t>
      </w:r>
      <w:bookmarkEnd w:id="80"/>
      <w:r w:rsidRPr="00A37FF6">
        <w:rPr>
          <w:rFonts w:ascii="Times New Roman" w:hAnsi="Times New Roman" w:cs="Times New Roman"/>
          <w:lang w:val="en-US"/>
        </w:rPr>
        <w:t xml:space="preserve"> </w:t>
      </w:r>
    </w:p>
    <w:p w14:paraId="17672901" w14:textId="21BAB20A" w:rsidR="00A37FF6" w:rsidRDefault="00A37FF6" w:rsidP="00A37FF6">
      <w:pPr>
        <w:pStyle w:val="Overskrift3"/>
        <w:rPr>
          <w:rFonts w:ascii="Times New Roman" w:hAnsi="Times New Roman" w:cs="Times New Roman"/>
          <w:lang w:val="en-US"/>
        </w:rPr>
      </w:pPr>
      <w:bookmarkStart w:id="81" w:name="_Toc223694053"/>
      <w:r w:rsidRPr="00A37FF6">
        <w:rPr>
          <w:rFonts w:ascii="Times New Roman" w:hAnsi="Times New Roman" w:cs="Times New Roman"/>
          <w:lang w:val="en-US"/>
        </w:rPr>
        <w:t>Benefits – practical value</w:t>
      </w:r>
      <w:bookmarkEnd w:id="81"/>
    </w:p>
    <w:p w14:paraId="2DE19DC5" w14:textId="5EC58E64" w:rsidR="00A37FF6" w:rsidRDefault="00A37FF6" w:rsidP="00A37FF6">
      <w:pPr>
        <w:rPr>
          <w:rFonts w:ascii="Times New Roman" w:hAnsi="Times New Roman" w:cs="Times New Roman"/>
          <w:lang w:val="en-US"/>
        </w:rPr>
      </w:pPr>
      <w:r>
        <w:rPr>
          <w:rFonts w:ascii="Times New Roman" w:hAnsi="Times New Roman" w:cs="Times New Roman"/>
          <w:lang w:val="en-US"/>
        </w:rPr>
        <w:t xml:space="preserve">The REACT project offers several important benefits with both practical and societal value. For participants, engaging in structured resistance exercise can lead to meaningful improvements in muscle strength, functional capacity, metabolic health, and mental well-being, helping cancer survivors regain confidence and improve their quality of life after treatment. </w:t>
      </w:r>
    </w:p>
    <w:p w14:paraId="4A766456" w14:textId="2AAD42BB" w:rsidR="00A37FF6" w:rsidRDefault="00A37FF6" w:rsidP="00A37FF6">
      <w:pPr>
        <w:rPr>
          <w:rFonts w:ascii="Times New Roman" w:hAnsi="Times New Roman" w:cs="Times New Roman"/>
          <w:lang w:val="en-US"/>
        </w:rPr>
      </w:pPr>
      <w:r>
        <w:rPr>
          <w:rFonts w:ascii="Times New Roman" w:hAnsi="Times New Roman" w:cs="Times New Roman"/>
          <w:lang w:val="en-US"/>
        </w:rPr>
        <w:t xml:space="preserve">From a broader perspective, the study contributes valuable knowledge on the effectiveness of digital home-based versus supervised on-site exercise programs, which can inform healthcare providers, policymakers, and rehabilitation services. Demonstrating that home-based exercise can deliver comparable health benefits and lead to more accessible, scalable, and cost-effective rehabilitation strategies for cancer survivors, especially for those facing geographic, logistical, or financial barriers to in-person services. This research thus holds potential to improve the equity and reach of supportive cancer care in the future. </w:t>
      </w:r>
    </w:p>
    <w:p w14:paraId="32734307" w14:textId="77EB828E" w:rsidR="00A37FF6" w:rsidRPr="00A37FF6" w:rsidRDefault="00A37FF6" w:rsidP="00A37FF6">
      <w:pPr>
        <w:pStyle w:val="Overskrift3"/>
        <w:rPr>
          <w:rFonts w:ascii="Times New Roman" w:hAnsi="Times New Roman" w:cs="Times New Roman"/>
          <w:lang w:val="en-US"/>
        </w:rPr>
      </w:pPr>
      <w:bookmarkStart w:id="82" w:name="_Toc223694054"/>
      <w:r w:rsidRPr="00A37FF6">
        <w:rPr>
          <w:rFonts w:ascii="Times New Roman" w:hAnsi="Times New Roman" w:cs="Times New Roman"/>
          <w:lang w:val="en-US"/>
        </w:rPr>
        <w:t>Limitations – risks</w:t>
      </w:r>
      <w:bookmarkEnd w:id="82"/>
    </w:p>
    <w:p w14:paraId="11933990" w14:textId="610511A4" w:rsidR="00A37FF6" w:rsidRDefault="00A37FF6" w:rsidP="00A37FF6">
      <w:pPr>
        <w:rPr>
          <w:rFonts w:ascii="Times New Roman" w:hAnsi="Times New Roman" w:cs="Times New Roman"/>
          <w:lang w:val="en-US"/>
        </w:rPr>
      </w:pPr>
      <w:r>
        <w:rPr>
          <w:rFonts w:ascii="Times New Roman" w:hAnsi="Times New Roman" w:cs="Times New Roman"/>
          <w:lang w:val="en-US"/>
        </w:rPr>
        <w:t xml:space="preserve">While the </w:t>
      </w:r>
      <w:proofErr w:type="gramStart"/>
      <w:r>
        <w:rPr>
          <w:rFonts w:ascii="Times New Roman" w:hAnsi="Times New Roman" w:cs="Times New Roman"/>
          <w:lang w:val="en-US"/>
        </w:rPr>
        <w:t>REACT</w:t>
      </w:r>
      <w:proofErr w:type="gramEnd"/>
      <w:r>
        <w:rPr>
          <w:rFonts w:ascii="Times New Roman" w:hAnsi="Times New Roman" w:cs="Times New Roman"/>
          <w:lang w:val="en-US"/>
        </w:rPr>
        <w:t xml:space="preserve"> project is designed to minimize participant burden, some limitations and risk must be acknowledged. Participants may experience temporary discomfort, muscle soreness, or fatigue </w:t>
      </w:r>
      <w:proofErr w:type="gramStart"/>
      <w:r>
        <w:rPr>
          <w:rFonts w:ascii="Times New Roman" w:hAnsi="Times New Roman" w:cs="Times New Roman"/>
          <w:lang w:val="en-US"/>
        </w:rPr>
        <w:t>as a result of</w:t>
      </w:r>
      <w:proofErr w:type="gramEnd"/>
      <w:r>
        <w:rPr>
          <w:rFonts w:ascii="Times New Roman" w:hAnsi="Times New Roman" w:cs="Times New Roman"/>
          <w:lang w:val="en-US"/>
        </w:rPr>
        <w:t xml:space="preserve"> the resistance exercise sessions, particularly if they have been previously inactive. These potential drawbacks will be clearly communicated, and all sessions will be adapted to individual capacity and monitored to ensure participant safety. </w:t>
      </w:r>
    </w:p>
    <w:p w14:paraId="246FB2BC" w14:textId="6ECD0933" w:rsidR="00A37FF6" w:rsidRDefault="00A37FF6" w:rsidP="00A37FF6">
      <w:pPr>
        <w:rPr>
          <w:rFonts w:ascii="Times New Roman" w:hAnsi="Times New Roman" w:cs="Times New Roman"/>
          <w:lang w:val="en-US"/>
        </w:rPr>
      </w:pPr>
      <w:commentRangeStart w:id="83"/>
      <w:r>
        <w:rPr>
          <w:rFonts w:ascii="Times New Roman" w:hAnsi="Times New Roman" w:cs="Times New Roman"/>
          <w:lang w:val="en-US"/>
        </w:rPr>
        <w:t xml:space="preserve">Additionally, adherence and engagement in the home-based digital program may vary across participants, potentially affecting outcomes and making it harder to compare groups directly. Factors such as access to reliable internet, personal motivation, and self-discipline could influence participation levels in the home-based group, introducing variability. To address this challenge, participants in the digital home-based group will be provided with a training logbook that they will be asked to fill out after each pre-recorded session. In addition, all participants – both in the digital and on-site groups – will receive a short exercise diary with checkboxes to complete after each session. This diary includes questions about compliance (whether they completed all exercises or only part of the session) and their subjective experience of the session. This provides a subjective measure of adherence and perceived experience. </w:t>
      </w:r>
      <w:commentRangeEnd w:id="83"/>
      <w:r w:rsidR="006D287A">
        <w:rPr>
          <w:rStyle w:val="Merknadsreferanse"/>
        </w:rPr>
        <w:commentReference w:id="83"/>
      </w:r>
    </w:p>
    <w:p w14:paraId="5306DAD1" w14:textId="54516601" w:rsidR="00A37FF6" w:rsidRDefault="00A37FF6" w:rsidP="00A37FF6">
      <w:pPr>
        <w:pStyle w:val="Overskrift3"/>
        <w:rPr>
          <w:rFonts w:ascii="Times New Roman" w:hAnsi="Times New Roman" w:cs="Times New Roman"/>
          <w:lang w:val="en-US"/>
        </w:rPr>
      </w:pPr>
      <w:bookmarkStart w:id="84" w:name="_Toc223694055"/>
      <w:r w:rsidRPr="00A37FF6">
        <w:rPr>
          <w:rFonts w:ascii="Times New Roman" w:hAnsi="Times New Roman" w:cs="Times New Roman"/>
          <w:lang w:val="en-US"/>
        </w:rPr>
        <w:t>Measures to ensure ethical conduct and publication of the project</w:t>
      </w:r>
      <w:bookmarkEnd w:id="84"/>
    </w:p>
    <w:p w14:paraId="7E268BEC" w14:textId="7B77BD96" w:rsidR="00B85BB0" w:rsidRDefault="00A37FF6" w:rsidP="00A37FF6">
      <w:pPr>
        <w:rPr>
          <w:rFonts w:ascii="Times New Roman" w:hAnsi="Times New Roman" w:cs="Times New Roman"/>
          <w:lang w:val="en-US"/>
        </w:rPr>
      </w:pPr>
      <w:r>
        <w:rPr>
          <w:rFonts w:ascii="Times New Roman" w:hAnsi="Times New Roman" w:cs="Times New Roman"/>
          <w:lang w:val="en-US"/>
        </w:rPr>
        <w:t>Thi</w:t>
      </w:r>
      <w:r w:rsidR="0092349D">
        <w:rPr>
          <w:rFonts w:ascii="Times New Roman" w:hAnsi="Times New Roman" w:cs="Times New Roman"/>
          <w:lang w:val="en-US"/>
        </w:rPr>
        <w:t>s</w:t>
      </w:r>
      <w:r>
        <w:rPr>
          <w:rFonts w:ascii="Times New Roman" w:hAnsi="Times New Roman" w:cs="Times New Roman"/>
          <w:lang w:val="en-US"/>
        </w:rPr>
        <w:t xml:space="preserve"> study has been approved by the Regional Committee for Medical Research Ethics in Norway, ensuring that all research activities meet established ethical standards (REK id 553383).</w:t>
      </w:r>
      <w:r w:rsidR="00B85BB0">
        <w:rPr>
          <w:rFonts w:ascii="Times New Roman" w:hAnsi="Times New Roman" w:cs="Times New Roman"/>
          <w:lang w:val="en-US"/>
        </w:rPr>
        <w:t xml:space="preserve"> All participants </w:t>
      </w:r>
      <w:r w:rsidR="0092349D">
        <w:rPr>
          <w:rFonts w:ascii="Times New Roman" w:hAnsi="Times New Roman" w:cs="Times New Roman"/>
          <w:lang w:val="en-US"/>
        </w:rPr>
        <w:t>were</w:t>
      </w:r>
      <w:r w:rsidR="00B85BB0">
        <w:rPr>
          <w:rFonts w:ascii="Times New Roman" w:hAnsi="Times New Roman" w:cs="Times New Roman"/>
          <w:lang w:val="en-US"/>
        </w:rPr>
        <w:t xml:space="preserve"> fully informed about the purpose, procedures, potential risks, and benefits of the study, and w</w:t>
      </w:r>
      <w:r w:rsidR="0092349D">
        <w:rPr>
          <w:rFonts w:ascii="Times New Roman" w:hAnsi="Times New Roman" w:cs="Times New Roman"/>
          <w:lang w:val="en-US"/>
        </w:rPr>
        <w:t>as</w:t>
      </w:r>
      <w:r w:rsidR="00B85BB0">
        <w:rPr>
          <w:rFonts w:ascii="Times New Roman" w:hAnsi="Times New Roman" w:cs="Times New Roman"/>
          <w:lang w:val="en-US"/>
        </w:rPr>
        <w:t xml:space="preserve"> required to sign a written consent statement prior to participation (</w:t>
      </w:r>
      <w:r w:rsidR="00B85BB0" w:rsidRPr="00B85BB0">
        <w:rPr>
          <w:rFonts w:ascii="Times New Roman" w:hAnsi="Times New Roman" w:cs="Times New Roman"/>
          <w:highlight w:val="red"/>
          <w:lang w:val="en-US"/>
        </w:rPr>
        <w:t>Appendix</w:t>
      </w:r>
      <w:r w:rsidR="00B85BB0">
        <w:rPr>
          <w:rFonts w:ascii="Times New Roman" w:hAnsi="Times New Roman" w:cs="Times New Roman"/>
          <w:lang w:val="en-US"/>
        </w:rPr>
        <w:t>). Participation</w:t>
      </w:r>
      <w:r w:rsidR="0092349D">
        <w:rPr>
          <w:rFonts w:ascii="Times New Roman" w:hAnsi="Times New Roman" w:cs="Times New Roman"/>
          <w:lang w:val="en-US"/>
        </w:rPr>
        <w:t xml:space="preserve"> was </w:t>
      </w:r>
      <w:r w:rsidR="00B85BB0">
        <w:rPr>
          <w:rFonts w:ascii="Times New Roman" w:hAnsi="Times New Roman" w:cs="Times New Roman"/>
          <w:lang w:val="en-US"/>
        </w:rPr>
        <w:t xml:space="preserve">entirely voluntary, and individuals </w:t>
      </w:r>
      <w:r w:rsidR="0092349D">
        <w:rPr>
          <w:rFonts w:ascii="Times New Roman" w:hAnsi="Times New Roman" w:cs="Times New Roman"/>
          <w:lang w:val="en-US"/>
        </w:rPr>
        <w:t>could</w:t>
      </w:r>
      <w:r w:rsidR="00B85BB0">
        <w:rPr>
          <w:rFonts w:ascii="Times New Roman" w:hAnsi="Times New Roman" w:cs="Times New Roman"/>
          <w:lang w:val="en-US"/>
        </w:rPr>
        <w:t xml:space="preserve"> withdraw </w:t>
      </w:r>
      <w:r w:rsidR="00B85BB0">
        <w:rPr>
          <w:rFonts w:ascii="Times New Roman" w:hAnsi="Times New Roman" w:cs="Times New Roman"/>
          <w:lang w:val="en-US"/>
        </w:rPr>
        <w:lastRenderedPageBreak/>
        <w:t xml:space="preserve">from the study at any time without providing a justification or facing any negative consequences. In addition, participants’ physical health status </w:t>
      </w:r>
      <w:r w:rsidR="00946FF9">
        <w:rPr>
          <w:rFonts w:ascii="Times New Roman" w:hAnsi="Times New Roman" w:cs="Times New Roman"/>
          <w:lang w:val="en-US"/>
        </w:rPr>
        <w:t>was</w:t>
      </w:r>
      <w:r w:rsidR="00B85BB0">
        <w:rPr>
          <w:rFonts w:ascii="Times New Roman" w:hAnsi="Times New Roman" w:cs="Times New Roman"/>
          <w:lang w:val="en-US"/>
        </w:rPr>
        <w:t xml:space="preserve"> regularly monitored throughout the intervention period to ensure well-being and address any health outcomes that</w:t>
      </w:r>
      <w:r w:rsidR="0092349D">
        <w:rPr>
          <w:rFonts w:ascii="Times New Roman" w:hAnsi="Times New Roman" w:cs="Times New Roman"/>
          <w:lang w:val="en-US"/>
        </w:rPr>
        <w:t xml:space="preserve"> could</w:t>
      </w:r>
      <w:r w:rsidR="00B85BB0">
        <w:rPr>
          <w:rFonts w:ascii="Times New Roman" w:hAnsi="Times New Roman" w:cs="Times New Roman"/>
          <w:lang w:val="en-US"/>
        </w:rPr>
        <w:t xml:space="preserve"> arise. </w:t>
      </w:r>
    </w:p>
    <w:p w14:paraId="422A3C64" w14:textId="4108830F" w:rsidR="00A37FF6" w:rsidRDefault="00B85BB0" w:rsidP="00A37FF6">
      <w:pPr>
        <w:rPr>
          <w:rFonts w:ascii="Times New Roman" w:hAnsi="Times New Roman" w:cs="Times New Roman"/>
          <w:lang w:val="en-US"/>
        </w:rPr>
      </w:pPr>
      <w:r>
        <w:rPr>
          <w:rFonts w:ascii="Times New Roman" w:hAnsi="Times New Roman" w:cs="Times New Roman"/>
          <w:lang w:val="en-US"/>
        </w:rPr>
        <w:t>All procedures w</w:t>
      </w:r>
      <w:r w:rsidR="0092349D">
        <w:rPr>
          <w:rFonts w:ascii="Times New Roman" w:hAnsi="Times New Roman" w:cs="Times New Roman"/>
          <w:lang w:val="en-US"/>
        </w:rPr>
        <w:t>ere</w:t>
      </w:r>
      <w:r>
        <w:rPr>
          <w:rFonts w:ascii="Times New Roman" w:hAnsi="Times New Roman" w:cs="Times New Roman"/>
          <w:lang w:val="en-US"/>
        </w:rPr>
        <w:t xml:space="preserve"> conducted in accordance with the ethical</w:t>
      </w:r>
      <w:r w:rsidR="00987444">
        <w:rPr>
          <w:rFonts w:ascii="Times New Roman" w:hAnsi="Times New Roman" w:cs="Times New Roman"/>
          <w:lang w:val="en-US"/>
        </w:rPr>
        <w:t xml:space="preserve"> principles outlined in the World Medical Association Declaration of Helsinki. Participant data w</w:t>
      </w:r>
      <w:r w:rsidR="0092349D">
        <w:rPr>
          <w:rFonts w:ascii="Times New Roman" w:hAnsi="Times New Roman" w:cs="Times New Roman"/>
          <w:lang w:val="en-US"/>
        </w:rPr>
        <w:t>ere</w:t>
      </w:r>
      <w:r w:rsidR="00987444">
        <w:rPr>
          <w:rFonts w:ascii="Times New Roman" w:hAnsi="Times New Roman" w:cs="Times New Roman"/>
          <w:lang w:val="en-US"/>
        </w:rPr>
        <w:t xml:space="preserve"> handled with strict confidentiality and stored securely in accordance with the General Data Protection Regulation (GDPR). All personal identifiers w</w:t>
      </w:r>
      <w:r w:rsidR="0092349D">
        <w:rPr>
          <w:rFonts w:ascii="Times New Roman" w:hAnsi="Times New Roman" w:cs="Times New Roman"/>
          <w:lang w:val="en-US"/>
        </w:rPr>
        <w:t xml:space="preserve">ere </w:t>
      </w:r>
      <w:r w:rsidR="00987444">
        <w:rPr>
          <w:rFonts w:ascii="Times New Roman" w:hAnsi="Times New Roman" w:cs="Times New Roman"/>
          <w:lang w:val="en-US"/>
        </w:rPr>
        <w:t xml:space="preserve">removed during analysis to ensure anonymity. When publishing results, data will be presented in a way that prevents any possibility of tracing findings back to individual participants. Therefore, the project is considered ethically sound to carry out. </w:t>
      </w:r>
    </w:p>
    <w:p w14:paraId="4665AD84" w14:textId="1BF07336" w:rsidR="00A12762" w:rsidRDefault="00A12762" w:rsidP="00A12762">
      <w:pPr>
        <w:pStyle w:val="Overskrift2"/>
        <w:rPr>
          <w:rFonts w:ascii="Times New Roman" w:hAnsi="Times New Roman" w:cs="Times New Roman"/>
          <w:lang w:val="en-US"/>
        </w:rPr>
      </w:pPr>
      <w:bookmarkStart w:id="85" w:name="_Toc223694056"/>
      <w:r w:rsidRPr="00A12762">
        <w:rPr>
          <w:rFonts w:ascii="Times New Roman" w:hAnsi="Times New Roman" w:cs="Times New Roman"/>
          <w:lang w:val="en-US"/>
        </w:rPr>
        <w:t>Results</w:t>
      </w:r>
      <w:bookmarkEnd w:id="85"/>
    </w:p>
    <w:p w14:paraId="4E091F7F" w14:textId="44F77183" w:rsidR="00A12762" w:rsidRDefault="00A12762" w:rsidP="00A12762">
      <w:pPr>
        <w:pStyle w:val="Overskrift3"/>
        <w:rPr>
          <w:rFonts w:ascii="Times New Roman" w:hAnsi="Times New Roman" w:cs="Times New Roman"/>
          <w:lang w:val="en-US"/>
        </w:rPr>
      </w:pPr>
      <w:bookmarkStart w:id="86" w:name="_Toc223694057"/>
      <w:r w:rsidRPr="00A12762">
        <w:rPr>
          <w:rFonts w:ascii="Times New Roman" w:hAnsi="Times New Roman" w:cs="Times New Roman"/>
          <w:lang w:val="en-US"/>
        </w:rPr>
        <w:t>Baseline data</w:t>
      </w:r>
      <w:bookmarkEnd w:id="86"/>
    </w:p>
    <w:p w14:paraId="577144E0" w14:textId="2A97951D" w:rsidR="000C1E24" w:rsidRDefault="000C1E24" w:rsidP="000C1E24">
      <w:pPr>
        <w:pStyle w:val="NormalWeb"/>
        <w:rPr>
          <w:lang w:val="en-US"/>
        </w:rPr>
      </w:pPr>
      <w:r w:rsidRPr="000C1E24">
        <w:rPr>
          <w:lang w:val="en-US"/>
        </w:rPr>
        <w:t>In this master study a total of 70 participants were included and randomized (♂, 20 and ♀, 50).</w:t>
      </w:r>
      <w:r>
        <w:rPr>
          <w:lang w:val="en-US"/>
        </w:rPr>
        <w:t xml:space="preserve"> </w:t>
      </w:r>
      <w:r w:rsidR="0091007F" w:rsidRPr="001A1605">
        <w:rPr>
          <w:lang w:val="en-US"/>
        </w:rPr>
        <w:t xml:space="preserve">Baseline characteristics are presented for all included participants (n = </w:t>
      </w:r>
      <w:commentRangeStart w:id="87"/>
      <w:r w:rsidR="0091007F" w:rsidRPr="001A1605">
        <w:rPr>
          <w:lang w:val="en-US"/>
        </w:rPr>
        <w:t>70</w:t>
      </w:r>
      <w:commentRangeEnd w:id="87"/>
      <w:r w:rsidR="00165B23">
        <w:rPr>
          <w:rStyle w:val="Merknadsreferanse"/>
          <w:rFonts w:asciiTheme="minorHAnsi" w:eastAsiaTheme="minorHAnsi" w:hAnsiTheme="minorHAnsi" w:cstheme="minorBidi"/>
          <w:kern w:val="2"/>
          <w:lang w:eastAsia="en-US"/>
          <w14:ligatures w14:val="standardContextual"/>
        </w:rPr>
        <w:commentReference w:id="87"/>
      </w:r>
      <w:r w:rsidR="0091007F" w:rsidRPr="001A1605">
        <w:rPr>
          <w:lang w:val="en-US"/>
        </w:rPr>
        <w:t>).</w:t>
      </w:r>
    </w:p>
    <w:p w14:paraId="28F54671" w14:textId="0764F947" w:rsidR="000C1E24" w:rsidRPr="000C1E24" w:rsidRDefault="000C1E24" w:rsidP="000C1E24">
      <w:pPr>
        <w:pStyle w:val="NormalWeb"/>
        <w:rPr>
          <w:lang w:val="en-US"/>
        </w:rPr>
      </w:pPr>
      <w:r>
        <w:rPr>
          <w:lang w:val="en-US"/>
        </w:rPr>
        <w:t>No significant differences between the groups were observed at baseline for</w:t>
      </w:r>
      <w:r w:rsidR="00946FF9">
        <w:rPr>
          <w:lang w:val="en-US"/>
        </w:rPr>
        <w:t xml:space="preserve"> the baseline characteristics gender, age, </w:t>
      </w:r>
      <w:r w:rsidR="00946FF9" w:rsidRPr="00946FF9">
        <w:rPr>
          <w:i/>
          <w:iCs/>
          <w:lang w:val="en-US"/>
        </w:rPr>
        <w:t>BMI, weight, height</w:t>
      </w:r>
      <w:r w:rsidR="00946FF9">
        <w:rPr>
          <w:lang w:val="en-US"/>
        </w:rPr>
        <w:t xml:space="preserve">, cancer diagnosis and cancer treatment. </w:t>
      </w:r>
      <w:ins w:id="88" w:author="Anne Mette Rustaden" w:date="2026-03-16T13:58:00Z" w16du:dateUtc="2026-03-16T12:58:00Z">
        <w:r w:rsidR="001965A8">
          <w:rPr>
            <w:lang w:val="en-US"/>
          </w:rPr>
          <w:t xml:space="preserve">Breast cancer </w:t>
        </w:r>
        <w:r w:rsidR="00A53F67">
          <w:rPr>
            <w:lang w:val="en-US"/>
          </w:rPr>
          <w:t xml:space="preserve">and </w:t>
        </w:r>
      </w:ins>
      <w:ins w:id="89" w:author="Anne Mette Rustaden" w:date="2026-03-16T13:59:00Z" w16du:dateUtc="2026-03-16T12:59:00Z">
        <w:r w:rsidR="001A09BC">
          <w:rPr>
            <w:lang w:val="en-US"/>
          </w:rPr>
          <w:t xml:space="preserve">prostate?? cancer </w:t>
        </w:r>
      </w:ins>
      <w:ins w:id="90" w:author="Anne Mette Rustaden" w:date="2026-03-16T13:58:00Z" w16du:dateUtc="2026-03-16T12:58:00Z">
        <w:r w:rsidR="001965A8">
          <w:rPr>
            <w:lang w:val="en-US"/>
          </w:rPr>
          <w:t xml:space="preserve">was the </w:t>
        </w:r>
        <w:r w:rsidR="00A53F67">
          <w:rPr>
            <w:lang w:val="en-US"/>
          </w:rPr>
          <w:t xml:space="preserve">most frequent diagnosis among the females and males, respectively. </w:t>
        </w:r>
      </w:ins>
    </w:p>
    <w:tbl>
      <w:tblPr>
        <w:tblStyle w:val="Tabellrutenett"/>
        <w:tblW w:w="0" w:type="auto"/>
        <w:tblInd w:w="-5" w:type="dxa"/>
        <w:tblLook w:val="04A0" w:firstRow="1" w:lastRow="0" w:firstColumn="1" w:lastColumn="0" w:noHBand="0" w:noVBand="1"/>
      </w:tblPr>
      <w:tblGrid>
        <w:gridCol w:w="2694"/>
        <w:gridCol w:w="1842"/>
        <w:gridCol w:w="1701"/>
        <w:gridCol w:w="1843"/>
        <w:gridCol w:w="987"/>
      </w:tblGrid>
      <w:tr w:rsidR="007F6006" w14:paraId="442D8FFE" w14:textId="77777777" w:rsidTr="00E44BF7">
        <w:tc>
          <w:tcPr>
            <w:tcW w:w="2694" w:type="dxa"/>
          </w:tcPr>
          <w:p w14:paraId="3833EE6F" w14:textId="048D5243"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Variable</w:t>
            </w:r>
          </w:p>
        </w:tc>
        <w:tc>
          <w:tcPr>
            <w:tcW w:w="1842" w:type="dxa"/>
          </w:tcPr>
          <w:p w14:paraId="3B4EF9E2" w14:textId="3FDEB541"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Total</w:t>
            </w:r>
          </w:p>
        </w:tc>
        <w:tc>
          <w:tcPr>
            <w:tcW w:w="1701" w:type="dxa"/>
          </w:tcPr>
          <w:p w14:paraId="5FD5199C" w14:textId="141BF91E"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Digital group</w:t>
            </w:r>
          </w:p>
        </w:tc>
        <w:tc>
          <w:tcPr>
            <w:tcW w:w="1843" w:type="dxa"/>
          </w:tcPr>
          <w:p w14:paraId="0D444C98" w14:textId="0D5621DA"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On-site group</w:t>
            </w:r>
          </w:p>
        </w:tc>
        <w:tc>
          <w:tcPr>
            <w:tcW w:w="987" w:type="dxa"/>
          </w:tcPr>
          <w:p w14:paraId="103B0B4F" w14:textId="73AE212A"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p-value</w:t>
            </w:r>
          </w:p>
        </w:tc>
      </w:tr>
      <w:tr w:rsidR="007F6006" w14:paraId="347B4BC6" w14:textId="77777777" w:rsidTr="00E44BF7">
        <w:tc>
          <w:tcPr>
            <w:tcW w:w="2694" w:type="dxa"/>
          </w:tcPr>
          <w:p w14:paraId="22F9E941" w14:textId="77777777" w:rsidR="007F6006" w:rsidRPr="007F6006" w:rsidRDefault="007F6006" w:rsidP="00673A00">
            <w:pPr>
              <w:rPr>
                <w:rFonts w:ascii="Times New Roman" w:hAnsi="Times New Roman" w:cs="Times New Roman"/>
                <w:sz w:val="20"/>
                <w:szCs w:val="20"/>
                <w:lang w:val="en-US"/>
              </w:rPr>
            </w:pPr>
          </w:p>
        </w:tc>
        <w:tc>
          <w:tcPr>
            <w:tcW w:w="1842" w:type="dxa"/>
          </w:tcPr>
          <w:p w14:paraId="68761E41" w14:textId="3AD9314D"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70</w:t>
            </w:r>
          </w:p>
        </w:tc>
        <w:tc>
          <w:tcPr>
            <w:tcW w:w="1701" w:type="dxa"/>
          </w:tcPr>
          <w:p w14:paraId="167393EF" w14:textId="31AD5971"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35</w:t>
            </w:r>
          </w:p>
        </w:tc>
        <w:tc>
          <w:tcPr>
            <w:tcW w:w="1843" w:type="dxa"/>
          </w:tcPr>
          <w:p w14:paraId="6AFEF603" w14:textId="70DB9760"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35</w:t>
            </w:r>
          </w:p>
        </w:tc>
        <w:tc>
          <w:tcPr>
            <w:tcW w:w="987" w:type="dxa"/>
          </w:tcPr>
          <w:p w14:paraId="5230C826" w14:textId="77777777" w:rsidR="007F6006" w:rsidRPr="007F6006" w:rsidRDefault="007F6006" w:rsidP="00673A00">
            <w:pPr>
              <w:rPr>
                <w:rFonts w:ascii="Times New Roman" w:hAnsi="Times New Roman" w:cs="Times New Roman"/>
                <w:sz w:val="20"/>
                <w:szCs w:val="20"/>
                <w:lang w:val="en-US"/>
              </w:rPr>
            </w:pPr>
          </w:p>
        </w:tc>
      </w:tr>
      <w:tr w:rsidR="007F6006" w14:paraId="78368F2F" w14:textId="77777777" w:rsidTr="00E44BF7">
        <w:tc>
          <w:tcPr>
            <w:tcW w:w="2694" w:type="dxa"/>
          </w:tcPr>
          <w:p w14:paraId="7916A8F8" w14:textId="6A97CFEB"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Gender</w:t>
            </w:r>
          </w:p>
        </w:tc>
        <w:tc>
          <w:tcPr>
            <w:tcW w:w="1842" w:type="dxa"/>
          </w:tcPr>
          <w:p w14:paraId="755D1B37" w14:textId="786B6058" w:rsidR="007F6006" w:rsidRPr="007F6006" w:rsidRDefault="007F6006" w:rsidP="00673A00">
            <w:pPr>
              <w:rPr>
                <w:rFonts w:ascii="Times New Roman" w:hAnsi="Times New Roman" w:cs="Times New Roman"/>
                <w:sz w:val="20"/>
                <w:szCs w:val="20"/>
                <w:lang w:val="en-US"/>
              </w:rPr>
            </w:pPr>
          </w:p>
        </w:tc>
        <w:tc>
          <w:tcPr>
            <w:tcW w:w="1701" w:type="dxa"/>
          </w:tcPr>
          <w:p w14:paraId="0FEA0731" w14:textId="53EE4F77" w:rsidR="007F6006" w:rsidRPr="007F6006" w:rsidRDefault="007F6006" w:rsidP="00673A00">
            <w:pPr>
              <w:rPr>
                <w:rFonts w:ascii="Times New Roman" w:hAnsi="Times New Roman" w:cs="Times New Roman"/>
                <w:sz w:val="20"/>
                <w:szCs w:val="20"/>
                <w:lang w:val="en-US"/>
              </w:rPr>
            </w:pPr>
          </w:p>
        </w:tc>
        <w:tc>
          <w:tcPr>
            <w:tcW w:w="1843" w:type="dxa"/>
          </w:tcPr>
          <w:p w14:paraId="2022A02B" w14:textId="2407A269" w:rsidR="007F6006" w:rsidRPr="007F6006" w:rsidRDefault="007F6006" w:rsidP="00673A00">
            <w:pPr>
              <w:rPr>
                <w:rFonts w:ascii="Times New Roman" w:hAnsi="Times New Roman" w:cs="Times New Roman"/>
                <w:sz w:val="20"/>
                <w:szCs w:val="20"/>
                <w:lang w:val="en-US"/>
              </w:rPr>
            </w:pPr>
          </w:p>
        </w:tc>
        <w:tc>
          <w:tcPr>
            <w:tcW w:w="987" w:type="dxa"/>
          </w:tcPr>
          <w:p w14:paraId="6B676264" w14:textId="2382B142"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0.791</w:t>
            </w:r>
          </w:p>
        </w:tc>
      </w:tr>
      <w:tr w:rsidR="007F6006" w14:paraId="0936A69D" w14:textId="77777777" w:rsidTr="00E44BF7">
        <w:tc>
          <w:tcPr>
            <w:tcW w:w="2694" w:type="dxa"/>
          </w:tcPr>
          <w:p w14:paraId="601FFDD3" w14:textId="4FB19DD9"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Women</w:t>
            </w:r>
          </w:p>
        </w:tc>
        <w:tc>
          <w:tcPr>
            <w:tcW w:w="1842" w:type="dxa"/>
          </w:tcPr>
          <w:p w14:paraId="46597C51" w14:textId="0D94A6CA"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50 (71.4%)</w:t>
            </w:r>
          </w:p>
        </w:tc>
        <w:tc>
          <w:tcPr>
            <w:tcW w:w="1701" w:type="dxa"/>
          </w:tcPr>
          <w:p w14:paraId="72030225" w14:textId="1ACF553F"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24 (68.6%)</w:t>
            </w:r>
          </w:p>
        </w:tc>
        <w:tc>
          <w:tcPr>
            <w:tcW w:w="1843" w:type="dxa"/>
          </w:tcPr>
          <w:p w14:paraId="787633A8" w14:textId="1F061EC4"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26 (74.3%)</w:t>
            </w:r>
          </w:p>
        </w:tc>
        <w:tc>
          <w:tcPr>
            <w:tcW w:w="987" w:type="dxa"/>
          </w:tcPr>
          <w:p w14:paraId="69A8BBB9" w14:textId="77777777" w:rsidR="007F6006" w:rsidRPr="007F6006" w:rsidRDefault="007F6006" w:rsidP="007F6006">
            <w:pPr>
              <w:rPr>
                <w:rFonts w:ascii="Times New Roman" w:hAnsi="Times New Roman" w:cs="Times New Roman"/>
                <w:sz w:val="20"/>
                <w:szCs w:val="20"/>
                <w:lang w:val="en-US"/>
              </w:rPr>
            </w:pPr>
          </w:p>
        </w:tc>
      </w:tr>
      <w:tr w:rsidR="007F6006" w14:paraId="1B99C6CC" w14:textId="77777777" w:rsidTr="00E44BF7">
        <w:tc>
          <w:tcPr>
            <w:tcW w:w="2694" w:type="dxa"/>
          </w:tcPr>
          <w:p w14:paraId="10A298EC" w14:textId="134ED28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Men </w:t>
            </w:r>
          </w:p>
        </w:tc>
        <w:tc>
          <w:tcPr>
            <w:tcW w:w="1842" w:type="dxa"/>
          </w:tcPr>
          <w:p w14:paraId="48D15EF0" w14:textId="1023F267"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20 (28.6%)</w:t>
            </w:r>
          </w:p>
        </w:tc>
        <w:tc>
          <w:tcPr>
            <w:tcW w:w="1701" w:type="dxa"/>
          </w:tcPr>
          <w:p w14:paraId="233408C9" w14:textId="7F9479F2"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11 (31.4%)</w:t>
            </w:r>
          </w:p>
        </w:tc>
        <w:tc>
          <w:tcPr>
            <w:tcW w:w="1843" w:type="dxa"/>
          </w:tcPr>
          <w:p w14:paraId="1E41DA91" w14:textId="74558D44"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9 (25.7%)</w:t>
            </w:r>
          </w:p>
        </w:tc>
        <w:tc>
          <w:tcPr>
            <w:tcW w:w="987" w:type="dxa"/>
          </w:tcPr>
          <w:p w14:paraId="5F6AB475" w14:textId="77777777" w:rsidR="007F6006" w:rsidRPr="007F6006" w:rsidRDefault="007F6006" w:rsidP="007F6006">
            <w:pPr>
              <w:rPr>
                <w:rFonts w:ascii="Times New Roman" w:hAnsi="Times New Roman" w:cs="Times New Roman"/>
                <w:sz w:val="20"/>
                <w:szCs w:val="20"/>
                <w:lang w:val="en-US"/>
              </w:rPr>
            </w:pPr>
          </w:p>
        </w:tc>
      </w:tr>
      <w:tr w:rsidR="007F6006" w14:paraId="607FB7F8" w14:textId="77777777" w:rsidTr="00E44BF7">
        <w:tc>
          <w:tcPr>
            <w:tcW w:w="2694" w:type="dxa"/>
          </w:tcPr>
          <w:p w14:paraId="756C2EDD" w14:textId="2969CE68"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 xml:space="preserve">Age group </w:t>
            </w:r>
          </w:p>
        </w:tc>
        <w:tc>
          <w:tcPr>
            <w:tcW w:w="1842" w:type="dxa"/>
          </w:tcPr>
          <w:p w14:paraId="524EBB50" w14:textId="77777777" w:rsidR="007F6006" w:rsidRPr="007F6006" w:rsidRDefault="007F6006" w:rsidP="007F6006">
            <w:pPr>
              <w:rPr>
                <w:rFonts w:ascii="Times New Roman" w:hAnsi="Times New Roman" w:cs="Times New Roman"/>
                <w:sz w:val="20"/>
                <w:szCs w:val="20"/>
                <w:lang w:val="en-US"/>
              </w:rPr>
            </w:pPr>
          </w:p>
        </w:tc>
        <w:tc>
          <w:tcPr>
            <w:tcW w:w="1701" w:type="dxa"/>
          </w:tcPr>
          <w:p w14:paraId="3174BC9D" w14:textId="77777777" w:rsidR="007F6006" w:rsidRPr="007F6006" w:rsidRDefault="007F6006" w:rsidP="007F6006">
            <w:pPr>
              <w:rPr>
                <w:rFonts w:ascii="Times New Roman" w:hAnsi="Times New Roman" w:cs="Times New Roman"/>
                <w:sz w:val="20"/>
                <w:szCs w:val="20"/>
                <w:lang w:val="en-US"/>
              </w:rPr>
            </w:pPr>
          </w:p>
        </w:tc>
        <w:tc>
          <w:tcPr>
            <w:tcW w:w="1843" w:type="dxa"/>
          </w:tcPr>
          <w:p w14:paraId="667490A0" w14:textId="77777777" w:rsidR="007F6006" w:rsidRPr="007F6006" w:rsidRDefault="007F6006" w:rsidP="007F6006">
            <w:pPr>
              <w:rPr>
                <w:rFonts w:ascii="Times New Roman" w:hAnsi="Times New Roman" w:cs="Times New Roman"/>
                <w:sz w:val="20"/>
                <w:szCs w:val="20"/>
                <w:lang w:val="en-US"/>
              </w:rPr>
            </w:pPr>
          </w:p>
        </w:tc>
        <w:tc>
          <w:tcPr>
            <w:tcW w:w="987" w:type="dxa"/>
          </w:tcPr>
          <w:p w14:paraId="20DD2FCE" w14:textId="53B10C6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0.027</w:t>
            </w:r>
          </w:p>
        </w:tc>
      </w:tr>
      <w:tr w:rsidR="007F6006" w14:paraId="2A81FAB0" w14:textId="77777777" w:rsidTr="00E44BF7">
        <w:tc>
          <w:tcPr>
            <w:tcW w:w="2694" w:type="dxa"/>
          </w:tcPr>
          <w:p w14:paraId="1EC17F89" w14:textId="7AF575A2"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Young adults</w:t>
            </w:r>
          </w:p>
        </w:tc>
        <w:tc>
          <w:tcPr>
            <w:tcW w:w="1842" w:type="dxa"/>
          </w:tcPr>
          <w:p w14:paraId="00466777" w14:textId="4A7DBF3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3 (4.3%)</w:t>
            </w:r>
          </w:p>
        </w:tc>
        <w:tc>
          <w:tcPr>
            <w:tcW w:w="1701" w:type="dxa"/>
          </w:tcPr>
          <w:p w14:paraId="27FBF8A7" w14:textId="46C2371E"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43" w:type="dxa"/>
          </w:tcPr>
          <w:p w14:paraId="087EEFE5" w14:textId="1DF8FEE5"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08C5E229" w14:textId="77777777" w:rsidR="007F6006" w:rsidRPr="007F6006" w:rsidRDefault="007F6006" w:rsidP="007F6006">
            <w:pPr>
              <w:rPr>
                <w:rFonts w:ascii="Times New Roman" w:hAnsi="Times New Roman" w:cs="Times New Roman"/>
                <w:sz w:val="20"/>
                <w:szCs w:val="20"/>
                <w:lang w:val="en-US"/>
              </w:rPr>
            </w:pPr>
          </w:p>
        </w:tc>
      </w:tr>
      <w:tr w:rsidR="007F6006" w14:paraId="64CB34AA" w14:textId="77777777" w:rsidTr="00E44BF7">
        <w:tc>
          <w:tcPr>
            <w:tcW w:w="2694" w:type="dxa"/>
          </w:tcPr>
          <w:p w14:paraId="577B09D4" w14:textId="158DC130"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Middle-aged adults</w:t>
            </w:r>
          </w:p>
        </w:tc>
        <w:tc>
          <w:tcPr>
            <w:tcW w:w="1842" w:type="dxa"/>
          </w:tcPr>
          <w:p w14:paraId="2634E654" w14:textId="61FD82DF"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26 (37.1%)</w:t>
            </w:r>
          </w:p>
        </w:tc>
        <w:tc>
          <w:tcPr>
            <w:tcW w:w="1701" w:type="dxa"/>
          </w:tcPr>
          <w:p w14:paraId="5674F5F6" w14:textId="3FEFCA10"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18 (51.4%)</w:t>
            </w:r>
          </w:p>
        </w:tc>
        <w:tc>
          <w:tcPr>
            <w:tcW w:w="1843" w:type="dxa"/>
          </w:tcPr>
          <w:p w14:paraId="600CC937" w14:textId="7780D640"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8 (22.9%)</w:t>
            </w:r>
          </w:p>
        </w:tc>
        <w:tc>
          <w:tcPr>
            <w:tcW w:w="987" w:type="dxa"/>
          </w:tcPr>
          <w:p w14:paraId="65901D91" w14:textId="77777777" w:rsidR="007F6006" w:rsidRPr="007F6006" w:rsidRDefault="007F6006" w:rsidP="007F6006">
            <w:pPr>
              <w:rPr>
                <w:rFonts w:ascii="Times New Roman" w:hAnsi="Times New Roman" w:cs="Times New Roman"/>
                <w:sz w:val="20"/>
                <w:szCs w:val="20"/>
                <w:lang w:val="en-US"/>
              </w:rPr>
            </w:pPr>
          </w:p>
        </w:tc>
      </w:tr>
      <w:tr w:rsidR="007F6006" w14:paraId="214419F1" w14:textId="77777777" w:rsidTr="00E44BF7">
        <w:tc>
          <w:tcPr>
            <w:tcW w:w="2694" w:type="dxa"/>
          </w:tcPr>
          <w:p w14:paraId="62B05AA9" w14:textId="717F242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Older adults</w:t>
            </w:r>
          </w:p>
        </w:tc>
        <w:tc>
          <w:tcPr>
            <w:tcW w:w="1842" w:type="dxa"/>
          </w:tcPr>
          <w:p w14:paraId="2292FDBB" w14:textId="29A13376"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39 (55.7%)</w:t>
            </w:r>
          </w:p>
        </w:tc>
        <w:tc>
          <w:tcPr>
            <w:tcW w:w="1701" w:type="dxa"/>
          </w:tcPr>
          <w:p w14:paraId="7C1CBDD4" w14:textId="4C65168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14 (40%)</w:t>
            </w:r>
          </w:p>
        </w:tc>
        <w:tc>
          <w:tcPr>
            <w:tcW w:w="1843" w:type="dxa"/>
          </w:tcPr>
          <w:p w14:paraId="75AB787B" w14:textId="4928D5C9"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25 (71.4%)</w:t>
            </w:r>
          </w:p>
        </w:tc>
        <w:tc>
          <w:tcPr>
            <w:tcW w:w="987" w:type="dxa"/>
          </w:tcPr>
          <w:p w14:paraId="4E39FA4C" w14:textId="77777777" w:rsidR="007F6006" w:rsidRPr="007F6006" w:rsidRDefault="007F6006" w:rsidP="007F6006">
            <w:pPr>
              <w:rPr>
                <w:rFonts w:ascii="Times New Roman" w:hAnsi="Times New Roman" w:cs="Times New Roman"/>
                <w:sz w:val="20"/>
                <w:szCs w:val="20"/>
                <w:lang w:val="en-US"/>
              </w:rPr>
            </w:pPr>
          </w:p>
        </w:tc>
      </w:tr>
      <w:tr w:rsidR="007F6006" w14:paraId="321E101A" w14:textId="77777777" w:rsidTr="00E44BF7">
        <w:tc>
          <w:tcPr>
            <w:tcW w:w="2694" w:type="dxa"/>
          </w:tcPr>
          <w:p w14:paraId="4CA3EE58" w14:textId="26BBAB1F"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The oldest old</w:t>
            </w:r>
          </w:p>
        </w:tc>
        <w:tc>
          <w:tcPr>
            <w:tcW w:w="1842" w:type="dxa"/>
          </w:tcPr>
          <w:p w14:paraId="47FB7DDC" w14:textId="1F6F52EC"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701" w:type="dxa"/>
          </w:tcPr>
          <w:p w14:paraId="16183D3D" w14:textId="0EBCE19C"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43" w:type="dxa"/>
          </w:tcPr>
          <w:p w14:paraId="3AF1F83F" w14:textId="0E5736EB"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6FCD4D5E" w14:textId="77777777" w:rsidR="007F6006" w:rsidRPr="007F6006" w:rsidRDefault="007F6006" w:rsidP="007F6006">
            <w:pPr>
              <w:rPr>
                <w:rFonts w:ascii="Times New Roman" w:hAnsi="Times New Roman" w:cs="Times New Roman"/>
                <w:sz w:val="20"/>
                <w:szCs w:val="20"/>
                <w:lang w:val="en-US"/>
              </w:rPr>
            </w:pPr>
          </w:p>
        </w:tc>
      </w:tr>
      <w:tr w:rsidR="007F6006" w14:paraId="46336C8F" w14:textId="77777777" w:rsidTr="00E44BF7">
        <w:tc>
          <w:tcPr>
            <w:tcW w:w="2694" w:type="dxa"/>
          </w:tcPr>
          <w:p w14:paraId="465C8026" w14:textId="68A5735E" w:rsidR="007F6006" w:rsidRPr="007F6006" w:rsidRDefault="007F6006" w:rsidP="007F6006">
            <w:pPr>
              <w:rPr>
                <w:rFonts w:ascii="Times New Roman" w:hAnsi="Times New Roman" w:cs="Times New Roman"/>
                <w:b/>
                <w:bCs/>
                <w:sz w:val="20"/>
                <w:szCs w:val="20"/>
                <w:vertAlign w:val="superscript"/>
                <w:lang w:val="en-US"/>
              </w:rPr>
            </w:pPr>
            <w:r w:rsidRPr="007F6006">
              <w:rPr>
                <w:rFonts w:ascii="Times New Roman" w:hAnsi="Times New Roman" w:cs="Times New Roman"/>
                <w:b/>
                <w:bCs/>
                <w:sz w:val="20"/>
                <w:szCs w:val="20"/>
                <w:lang w:val="en-US"/>
              </w:rPr>
              <w:t>BMI (kg/m</w:t>
            </w:r>
            <w:r w:rsidRPr="007F6006">
              <w:rPr>
                <w:rFonts w:ascii="Times New Roman" w:hAnsi="Times New Roman" w:cs="Times New Roman"/>
                <w:b/>
                <w:bCs/>
                <w:sz w:val="20"/>
                <w:szCs w:val="20"/>
                <w:vertAlign w:val="superscript"/>
                <w:lang w:val="en-US"/>
              </w:rPr>
              <w:t>2</w:t>
            </w:r>
            <w:r w:rsidRPr="007F6006">
              <w:rPr>
                <w:rFonts w:ascii="Times New Roman" w:hAnsi="Times New Roman" w:cs="Times New Roman"/>
                <w:b/>
                <w:bCs/>
                <w:sz w:val="20"/>
                <w:szCs w:val="20"/>
                <w:lang w:val="en-US"/>
              </w:rPr>
              <w:t>)</w:t>
            </w:r>
          </w:p>
        </w:tc>
        <w:tc>
          <w:tcPr>
            <w:tcW w:w="1842" w:type="dxa"/>
          </w:tcPr>
          <w:p w14:paraId="65AD0F50" w14:textId="77777777" w:rsidR="007F6006" w:rsidRPr="007F6006" w:rsidRDefault="007F6006" w:rsidP="007F6006">
            <w:pPr>
              <w:rPr>
                <w:rFonts w:ascii="Times New Roman" w:hAnsi="Times New Roman" w:cs="Times New Roman"/>
                <w:sz w:val="20"/>
                <w:szCs w:val="20"/>
                <w:lang w:val="en-US"/>
              </w:rPr>
            </w:pPr>
          </w:p>
        </w:tc>
        <w:tc>
          <w:tcPr>
            <w:tcW w:w="1701" w:type="dxa"/>
          </w:tcPr>
          <w:p w14:paraId="3B316447" w14:textId="77777777" w:rsidR="007F6006" w:rsidRPr="007F6006" w:rsidRDefault="007F6006" w:rsidP="007F6006">
            <w:pPr>
              <w:rPr>
                <w:rFonts w:ascii="Times New Roman" w:hAnsi="Times New Roman" w:cs="Times New Roman"/>
                <w:sz w:val="20"/>
                <w:szCs w:val="20"/>
                <w:lang w:val="en-US"/>
              </w:rPr>
            </w:pPr>
          </w:p>
        </w:tc>
        <w:tc>
          <w:tcPr>
            <w:tcW w:w="1843" w:type="dxa"/>
          </w:tcPr>
          <w:p w14:paraId="70E0C710" w14:textId="77777777" w:rsidR="007F6006" w:rsidRPr="007F6006" w:rsidRDefault="007F6006" w:rsidP="007F6006">
            <w:pPr>
              <w:rPr>
                <w:rFonts w:ascii="Times New Roman" w:hAnsi="Times New Roman" w:cs="Times New Roman"/>
                <w:sz w:val="20"/>
                <w:szCs w:val="20"/>
                <w:lang w:val="en-US"/>
              </w:rPr>
            </w:pPr>
          </w:p>
        </w:tc>
        <w:tc>
          <w:tcPr>
            <w:tcW w:w="987" w:type="dxa"/>
          </w:tcPr>
          <w:p w14:paraId="7A41B7C1" w14:textId="77777777" w:rsidR="007F6006" w:rsidRPr="007F6006" w:rsidRDefault="007F6006" w:rsidP="007F6006">
            <w:pPr>
              <w:rPr>
                <w:rFonts w:ascii="Times New Roman" w:hAnsi="Times New Roman" w:cs="Times New Roman"/>
                <w:sz w:val="20"/>
                <w:szCs w:val="20"/>
                <w:lang w:val="en-US"/>
              </w:rPr>
            </w:pPr>
          </w:p>
        </w:tc>
      </w:tr>
      <w:tr w:rsidR="007F6006" w14:paraId="73F1BCDF" w14:textId="77777777" w:rsidTr="00E44BF7">
        <w:tc>
          <w:tcPr>
            <w:tcW w:w="2694" w:type="dxa"/>
          </w:tcPr>
          <w:p w14:paraId="3DD8971F" w14:textId="14C2B940"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Weight (kg)</w:t>
            </w:r>
          </w:p>
        </w:tc>
        <w:tc>
          <w:tcPr>
            <w:tcW w:w="1842" w:type="dxa"/>
          </w:tcPr>
          <w:p w14:paraId="392A4CB0" w14:textId="77777777" w:rsidR="007F6006" w:rsidRPr="007F6006" w:rsidRDefault="007F6006" w:rsidP="007F6006">
            <w:pPr>
              <w:rPr>
                <w:rFonts w:ascii="Times New Roman" w:hAnsi="Times New Roman" w:cs="Times New Roman"/>
                <w:sz w:val="20"/>
                <w:szCs w:val="20"/>
                <w:lang w:val="en-US"/>
              </w:rPr>
            </w:pPr>
          </w:p>
        </w:tc>
        <w:tc>
          <w:tcPr>
            <w:tcW w:w="1701" w:type="dxa"/>
          </w:tcPr>
          <w:p w14:paraId="26CCE045" w14:textId="77777777" w:rsidR="007F6006" w:rsidRPr="007F6006" w:rsidRDefault="007F6006" w:rsidP="007F6006">
            <w:pPr>
              <w:rPr>
                <w:rFonts w:ascii="Times New Roman" w:hAnsi="Times New Roman" w:cs="Times New Roman"/>
                <w:sz w:val="20"/>
                <w:szCs w:val="20"/>
                <w:lang w:val="en-US"/>
              </w:rPr>
            </w:pPr>
          </w:p>
        </w:tc>
        <w:tc>
          <w:tcPr>
            <w:tcW w:w="1843" w:type="dxa"/>
          </w:tcPr>
          <w:p w14:paraId="1CC472DD" w14:textId="77777777" w:rsidR="007F6006" w:rsidRPr="007F6006" w:rsidRDefault="007F6006" w:rsidP="007F6006">
            <w:pPr>
              <w:rPr>
                <w:rFonts w:ascii="Times New Roman" w:hAnsi="Times New Roman" w:cs="Times New Roman"/>
                <w:sz w:val="20"/>
                <w:szCs w:val="20"/>
                <w:lang w:val="en-US"/>
              </w:rPr>
            </w:pPr>
          </w:p>
        </w:tc>
        <w:tc>
          <w:tcPr>
            <w:tcW w:w="987" w:type="dxa"/>
          </w:tcPr>
          <w:p w14:paraId="377739D0" w14:textId="77777777" w:rsidR="007F6006" w:rsidRPr="007F6006" w:rsidRDefault="007F6006" w:rsidP="007F6006">
            <w:pPr>
              <w:rPr>
                <w:rFonts w:ascii="Times New Roman" w:hAnsi="Times New Roman" w:cs="Times New Roman"/>
                <w:sz w:val="20"/>
                <w:szCs w:val="20"/>
                <w:lang w:val="en-US"/>
              </w:rPr>
            </w:pPr>
          </w:p>
        </w:tc>
      </w:tr>
      <w:tr w:rsidR="007F6006" w14:paraId="35B288C5" w14:textId="77777777" w:rsidTr="00E44BF7">
        <w:tc>
          <w:tcPr>
            <w:tcW w:w="2694" w:type="dxa"/>
          </w:tcPr>
          <w:p w14:paraId="1BE7AED3" w14:textId="7BB32E88"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Height (cm)</w:t>
            </w:r>
          </w:p>
        </w:tc>
        <w:tc>
          <w:tcPr>
            <w:tcW w:w="1842" w:type="dxa"/>
          </w:tcPr>
          <w:p w14:paraId="222A9937" w14:textId="77777777" w:rsidR="007F6006" w:rsidRPr="007F6006" w:rsidRDefault="007F6006" w:rsidP="007F6006">
            <w:pPr>
              <w:rPr>
                <w:rFonts w:ascii="Times New Roman" w:hAnsi="Times New Roman" w:cs="Times New Roman"/>
                <w:sz w:val="20"/>
                <w:szCs w:val="20"/>
                <w:lang w:val="en-US"/>
              </w:rPr>
            </w:pPr>
          </w:p>
        </w:tc>
        <w:tc>
          <w:tcPr>
            <w:tcW w:w="1701" w:type="dxa"/>
          </w:tcPr>
          <w:p w14:paraId="57448E2C" w14:textId="77777777" w:rsidR="007F6006" w:rsidRPr="007F6006" w:rsidRDefault="007F6006" w:rsidP="007F6006">
            <w:pPr>
              <w:rPr>
                <w:rFonts w:ascii="Times New Roman" w:hAnsi="Times New Roman" w:cs="Times New Roman"/>
                <w:sz w:val="20"/>
                <w:szCs w:val="20"/>
                <w:lang w:val="en-US"/>
              </w:rPr>
            </w:pPr>
          </w:p>
        </w:tc>
        <w:tc>
          <w:tcPr>
            <w:tcW w:w="1843" w:type="dxa"/>
          </w:tcPr>
          <w:p w14:paraId="7C0F1ADA" w14:textId="77777777" w:rsidR="007F6006" w:rsidRPr="007F6006" w:rsidRDefault="007F6006" w:rsidP="007F6006">
            <w:pPr>
              <w:rPr>
                <w:rFonts w:ascii="Times New Roman" w:hAnsi="Times New Roman" w:cs="Times New Roman"/>
                <w:sz w:val="20"/>
                <w:szCs w:val="20"/>
                <w:lang w:val="en-US"/>
              </w:rPr>
            </w:pPr>
          </w:p>
        </w:tc>
        <w:tc>
          <w:tcPr>
            <w:tcW w:w="987" w:type="dxa"/>
          </w:tcPr>
          <w:p w14:paraId="6A861A79" w14:textId="77777777" w:rsidR="007F6006" w:rsidRPr="007F6006" w:rsidRDefault="007F6006" w:rsidP="007F6006">
            <w:pPr>
              <w:rPr>
                <w:rFonts w:ascii="Times New Roman" w:hAnsi="Times New Roman" w:cs="Times New Roman"/>
                <w:sz w:val="20"/>
                <w:szCs w:val="20"/>
                <w:lang w:val="en-US"/>
              </w:rPr>
            </w:pPr>
          </w:p>
        </w:tc>
      </w:tr>
      <w:tr w:rsidR="007F6006" w14:paraId="13A298A5" w14:textId="77777777" w:rsidTr="00E44BF7">
        <w:tc>
          <w:tcPr>
            <w:tcW w:w="2694" w:type="dxa"/>
          </w:tcPr>
          <w:p w14:paraId="1D35CE3A" w14:textId="319F4B90" w:rsidR="007F6006" w:rsidRPr="009D01A4" w:rsidRDefault="009D01A4" w:rsidP="007F6006">
            <w:pPr>
              <w:rPr>
                <w:rFonts w:ascii="Times New Roman" w:hAnsi="Times New Roman" w:cs="Times New Roman"/>
                <w:b/>
                <w:bCs/>
                <w:sz w:val="20"/>
                <w:szCs w:val="20"/>
                <w:lang w:val="en-US"/>
              </w:rPr>
            </w:pPr>
            <w:r w:rsidRPr="009D01A4">
              <w:rPr>
                <w:rFonts w:ascii="Times New Roman" w:hAnsi="Times New Roman" w:cs="Times New Roman"/>
                <w:b/>
                <w:bCs/>
                <w:sz w:val="20"/>
                <w:szCs w:val="20"/>
                <w:lang w:val="en-US"/>
              </w:rPr>
              <w:t>Cancer diagnosis</w:t>
            </w:r>
          </w:p>
        </w:tc>
        <w:tc>
          <w:tcPr>
            <w:tcW w:w="1842" w:type="dxa"/>
          </w:tcPr>
          <w:p w14:paraId="343546AF" w14:textId="77777777" w:rsidR="007F6006" w:rsidRPr="007F6006" w:rsidRDefault="007F6006" w:rsidP="007F6006">
            <w:pPr>
              <w:rPr>
                <w:rFonts w:ascii="Times New Roman" w:hAnsi="Times New Roman" w:cs="Times New Roman"/>
                <w:sz w:val="20"/>
                <w:szCs w:val="20"/>
                <w:lang w:val="en-US"/>
              </w:rPr>
            </w:pPr>
          </w:p>
        </w:tc>
        <w:tc>
          <w:tcPr>
            <w:tcW w:w="1701" w:type="dxa"/>
          </w:tcPr>
          <w:p w14:paraId="7AE58994" w14:textId="77777777" w:rsidR="007F6006" w:rsidRPr="007F6006" w:rsidRDefault="007F6006" w:rsidP="007F6006">
            <w:pPr>
              <w:rPr>
                <w:rFonts w:ascii="Times New Roman" w:hAnsi="Times New Roman" w:cs="Times New Roman"/>
                <w:sz w:val="20"/>
                <w:szCs w:val="20"/>
                <w:lang w:val="en-US"/>
              </w:rPr>
            </w:pPr>
          </w:p>
        </w:tc>
        <w:tc>
          <w:tcPr>
            <w:tcW w:w="1843" w:type="dxa"/>
          </w:tcPr>
          <w:p w14:paraId="52DBE315" w14:textId="77777777" w:rsidR="007F6006" w:rsidRPr="007F6006" w:rsidRDefault="007F6006" w:rsidP="007F6006">
            <w:pPr>
              <w:rPr>
                <w:rFonts w:ascii="Times New Roman" w:hAnsi="Times New Roman" w:cs="Times New Roman"/>
                <w:sz w:val="20"/>
                <w:szCs w:val="20"/>
                <w:lang w:val="en-US"/>
              </w:rPr>
            </w:pPr>
          </w:p>
        </w:tc>
        <w:tc>
          <w:tcPr>
            <w:tcW w:w="987" w:type="dxa"/>
          </w:tcPr>
          <w:p w14:paraId="58A38142" w14:textId="1DE4F0F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0.483</w:t>
            </w:r>
          </w:p>
        </w:tc>
      </w:tr>
      <w:tr w:rsidR="007F6006" w14:paraId="3DB9322D" w14:textId="77777777" w:rsidTr="00E44BF7">
        <w:tc>
          <w:tcPr>
            <w:tcW w:w="2694" w:type="dxa"/>
          </w:tcPr>
          <w:p w14:paraId="5FC6B959" w14:textId="6114DBD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Breast cancer</w:t>
            </w:r>
          </w:p>
        </w:tc>
        <w:tc>
          <w:tcPr>
            <w:tcW w:w="1842" w:type="dxa"/>
          </w:tcPr>
          <w:p w14:paraId="65C16924" w14:textId="34280CFE"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29 (41.4%)</w:t>
            </w:r>
          </w:p>
        </w:tc>
        <w:tc>
          <w:tcPr>
            <w:tcW w:w="1701" w:type="dxa"/>
          </w:tcPr>
          <w:p w14:paraId="47EB73CD" w14:textId="75FC6059"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12 (34.3%)</w:t>
            </w:r>
          </w:p>
        </w:tc>
        <w:tc>
          <w:tcPr>
            <w:tcW w:w="1843" w:type="dxa"/>
          </w:tcPr>
          <w:p w14:paraId="2EC664A1" w14:textId="279E51B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17 (48.6%)</w:t>
            </w:r>
          </w:p>
        </w:tc>
        <w:tc>
          <w:tcPr>
            <w:tcW w:w="987" w:type="dxa"/>
          </w:tcPr>
          <w:p w14:paraId="0C0F3036" w14:textId="77777777" w:rsidR="007F6006" w:rsidRPr="007F6006" w:rsidRDefault="007F6006" w:rsidP="007F6006">
            <w:pPr>
              <w:rPr>
                <w:rFonts w:ascii="Times New Roman" w:hAnsi="Times New Roman" w:cs="Times New Roman"/>
                <w:sz w:val="20"/>
                <w:szCs w:val="20"/>
                <w:lang w:val="en-US"/>
              </w:rPr>
            </w:pPr>
          </w:p>
        </w:tc>
      </w:tr>
      <w:tr w:rsidR="007F6006" w14:paraId="4FBFFB35" w14:textId="77777777" w:rsidTr="00E44BF7">
        <w:tc>
          <w:tcPr>
            <w:tcW w:w="2694" w:type="dxa"/>
          </w:tcPr>
          <w:p w14:paraId="04C6C8C9" w14:textId="70EDAF5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Gynecological cancer</w:t>
            </w:r>
          </w:p>
        </w:tc>
        <w:tc>
          <w:tcPr>
            <w:tcW w:w="1842" w:type="dxa"/>
          </w:tcPr>
          <w:p w14:paraId="591171BA" w14:textId="6F45133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4 (5.7%)</w:t>
            </w:r>
          </w:p>
        </w:tc>
        <w:tc>
          <w:tcPr>
            <w:tcW w:w="1701" w:type="dxa"/>
          </w:tcPr>
          <w:p w14:paraId="0D44DAF1" w14:textId="5788C68E"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43" w:type="dxa"/>
          </w:tcPr>
          <w:p w14:paraId="25901862" w14:textId="44F0A76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987" w:type="dxa"/>
          </w:tcPr>
          <w:p w14:paraId="2404305C" w14:textId="77777777" w:rsidR="007F6006" w:rsidRPr="007F6006" w:rsidRDefault="007F6006" w:rsidP="007F6006">
            <w:pPr>
              <w:rPr>
                <w:rFonts w:ascii="Times New Roman" w:hAnsi="Times New Roman" w:cs="Times New Roman"/>
                <w:sz w:val="20"/>
                <w:szCs w:val="20"/>
                <w:lang w:val="en-US"/>
              </w:rPr>
            </w:pPr>
          </w:p>
        </w:tc>
      </w:tr>
      <w:tr w:rsidR="007F6006" w14:paraId="16056836" w14:textId="77777777" w:rsidTr="00E44BF7">
        <w:tc>
          <w:tcPr>
            <w:tcW w:w="2694" w:type="dxa"/>
          </w:tcPr>
          <w:p w14:paraId="13150C87" w14:textId="4BB70FD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Blood cancer</w:t>
            </w:r>
          </w:p>
        </w:tc>
        <w:tc>
          <w:tcPr>
            <w:tcW w:w="1842" w:type="dxa"/>
          </w:tcPr>
          <w:p w14:paraId="298E5C94" w14:textId="3842D01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(4.3%)</w:t>
            </w:r>
          </w:p>
        </w:tc>
        <w:tc>
          <w:tcPr>
            <w:tcW w:w="1701" w:type="dxa"/>
          </w:tcPr>
          <w:p w14:paraId="558262D2" w14:textId="750D3B6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1843" w:type="dxa"/>
          </w:tcPr>
          <w:p w14:paraId="0615EFF4" w14:textId="17B7F7D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12A31911" w14:textId="77777777" w:rsidR="007F6006" w:rsidRPr="007F6006" w:rsidRDefault="007F6006" w:rsidP="007F6006">
            <w:pPr>
              <w:rPr>
                <w:rFonts w:ascii="Times New Roman" w:hAnsi="Times New Roman" w:cs="Times New Roman"/>
                <w:sz w:val="20"/>
                <w:szCs w:val="20"/>
                <w:lang w:val="en-US"/>
              </w:rPr>
            </w:pPr>
          </w:p>
        </w:tc>
      </w:tr>
      <w:tr w:rsidR="007F6006" w14:paraId="320AE4DE" w14:textId="77777777" w:rsidTr="00E44BF7">
        <w:tc>
          <w:tcPr>
            <w:tcW w:w="2694" w:type="dxa"/>
          </w:tcPr>
          <w:p w14:paraId="687B9A95" w14:textId="3E429BF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Lymphoma</w:t>
            </w:r>
          </w:p>
        </w:tc>
        <w:tc>
          <w:tcPr>
            <w:tcW w:w="1842" w:type="dxa"/>
          </w:tcPr>
          <w:p w14:paraId="68E64475" w14:textId="03900AF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8 (11.4%)</w:t>
            </w:r>
          </w:p>
        </w:tc>
        <w:tc>
          <w:tcPr>
            <w:tcW w:w="1701" w:type="dxa"/>
          </w:tcPr>
          <w:p w14:paraId="64DD1FC8" w14:textId="7C066FE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5 (14.3%)</w:t>
            </w:r>
          </w:p>
        </w:tc>
        <w:tc>
          <w:tcPr>
            <w:tcW w:w="1843" w:type="dxa"/>
          </w:tcPr>
          <w:p w14:paraId="12192F59" w14:textId="0A04863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987" w:type="dxa"/>
          </w:tcPr>
          <w:p w14:paraId="6B3A2E30" w14:textId="77777777" w:rsidR="007F6006" w:rsidRPr="007F6006" w:rsidRDefault="007F6006" w:rsidP="007F6006">
            <w:pPr>
              <w:rPr>
                <w:rFonts w:ascii="Times New Roman" w:hAnsi="Times New Roman" w:cs="Times New Roman"/>
                <w:sz w:val="20"/>
                <w:szCs w:val="20"/>
                <w:lang w:val="en-US"/>
              </w:rPr>
            </w:pPr>
          </w:p>
        </w:tc>
      </w:tr>
      <w:tr w:rsidR="007F6006" w14:paraId="294D218C" w14:textId="77777777" w:rsidTr="00E44BF7">
        <w:tc>
          <w:tcPr>
            <w:tcW w:w="2694" w:type="dxa"/>
          </w:tcPr>
          <w:p w14:paraId="66FAF508" w14:textId="53C0FA0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Prostate cancer</w:t>
            </w:r>
          </w:p>
        </w:tc>
        <w:tc>
          <w:tcPr>
            <w:tcW w:w="1842" w:type="dxa"/>
          </w:tcPr>
          <w:p w14:paraId="449732AF" w14:textId="0B95BB2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7 (10%)</w:t>
            </w:r>
          </w:p>
        </w:tc>
        <w:tc>
          <w:tcPr>
            <w:tcW w:w="1701" w:type="dxa"/>
          </w:tcPr>
          <w:p w14:paraId="77804A4C" w14:textId="57C16B7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43" w:type="dxa"/>
          </w:tcPr>
          <w:p w14:paraId="0FAF46F0" w14:textId="137E595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5 (14.3%)</w:t>
            </w:r>
          </w:p>
        </w:tc>
        <w:tc>
          <w:tcPr>
            <w:tcW w:w="987" w:type="dxa"/>
          </w:tcPr>
          <w:p w14:paraId="52412C4B" w14:textId="77777777" w:rsidR="007F6006" w:rsidRPr="007F6006" w:rsidRDefault="007F6006" w:rsidP="007F6006">
            <w:pPr>
              <w:rPr>
                <w:rFonts w:ascii="Times New Roman" w:hAnsi="Times New Roman" w:cs="Times New Roman"/>
                <w:sz w:val="20"/>
                <w:szCs w:val="20"/>
                <w:lang w:val="en-US"/>
              </w:rPr>
            </w:pPr>
          </w:p>
        </w:tc>
      </w:tr>
      <w:tr w:rsidR="007F6006" w14:paraId="7F350D17" w14:textId="77777777" w:rsidTr="00E44BF7">
        <w:tc>
          <w:tcPr>
            <w:tcW w:w="2694" w:type="dxa"/>
          </w:tcPr>
          <w:p w14:paraId="0F0CCBB5" w14:textId="23233C8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Oral and pharyngeal cancer</w:t>
            </w:r>
          </w:p>
        </w:tc>
        <w:tc>
          <w:tcPr>
            <w:tcW w:w="1842" w:type="dxa"/>
          </w:tcPr>
          <w:p w14:paraId="78EF9C0B" w14:textId="1287F54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701" w:type="dxa"/>
          </w:tcPr>
          <w:p w14:paraId="1B42422B" w14:textId="58690FF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43" w:type="dxa"/>
          </w:tcPr>
          <w:p w14:paraId="57F11BF3" w14:textId="704EBEA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57CA192F" w14:textId="77777777" w:rsidR="007F6006" w:rsidRPr="007F6006" w:rsidRDefault="007F6006" w:rsidP="007F6006">
            <w:pPr>
              <w:rPr>
                <w:rFonts w:ascii="Times New Roman" w:hAnsi="Times New Roman" w:cs="Times New Roman"/>
                <w:sz w:val="20"/>
                <w:szCs w:val="20"/>
                <w:lang w:val="en-US"/>
              </w:rPr>
            </w:pPr>
          </w:p>
        </w:tc>
      </w:tr>
      <w:tr w:rsidR="007F6006" w14:paraId="06629783" w14:textId="77777777" w:rsidTr="00E44BF7">
        <w:tc>
          <w:tcPr>
            <w:tcW w:w="2694" w:type="dxa"/>
          </w:tcPr>
          <w:p w14:paraId="31443693" w14:textId="25A3B65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Gastrointestinal cancer</w:t>
            </w:r>
          </w:p>
        </w:tc>
        <w:tc>
          <w:tcPr>
            <w:tcW w:w="1842" w:type="dxa"/>
          </w:tcPr>
          <w:p w14:paraId="20EE6B9D" w14:textId="780DD79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7 (10%)</w:t>
            </w:r>
          </w:p>
        </w:tc>
        <w:tc>
          <w:tcPr>
            <w:tcW w:w="1701" w:type="dxa"/>
          </w:tcPr>
          <w:p w14:paraId="75A32113" w14:textId="0C05FD4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4 (11.4%)</w:t>
            </w:r>
          </w:p>
        </w:tc>
        <w:tc>
          <w:tcPr>
            <w:tcW w:w="1843" w:type="dxa"/>
          </w:tcPr>
          <w:p w14:paraId="0E38DB34" w14:textId="25CED89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987" w:type="dxa"/>
          </w:tcPr>
          <w:p w14:paraId="363E12C3" w14:textId="77777777" w:rsidR="007F6006" w:rsidRPr="007F6006" w:rsidRDefault="007F6006" w:rsidP="007F6006">
            <w:pPr>
              <w:rPr>
                <w:rFonts w:ascii="Times New Roman" w:hAnsi="Times New Roman" w:cs="Times New Roman"/>
                <w:sz w:val="20"/>
                <w:szCs w:val="20"/>
                <w:lang w:val="en-US"/>
              </w:rPr>
            </w:pPr>
          </w:p>
        </w:tc>
      </w:tr>
      <w:tr w:rsidR="007F6006" w14:paraId="4C8FEAA8" w14:textId="77777777" w:rsidTr="00E44BF7">
        <w:tc>
          <w:tcPr>
            <w:tcW w:w="2694" w:type="dxa"/>
          </w:tcPr>
          <w:p w14:paraId="0F5B39CF" w14:textId="7BF2620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Testicular cancer</w:t>
            </w:r>
          </w:p>
        </w:tc>
        <w:tc>
          <w:tcPr>
            <w:tcW w:w="1842" w:type="dxa"/>
          </w:tcPr>
          <w:p w14:paraId="39C57D09" w14:textId="0883FEB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701" w:type="dxa"/>
          </w:tcPr>
          <w:p w14:paraId="685A9D01" w14:textId="224F220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43" w:type="dxa"/>
          </w:tcPr>
          <w:p w14:paraId="77462E4A" w14:textId="3A5F24D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5A6AC18B" w14:textId="77777777" w:rsidR="007F6006" w:rsidRPr="007F6006" w:rsidRDefault="007F6006" w:rsidP="007F6006">
            <w:pPr>
              <w:rPr>
                <w:rFonts w:ascii="Times New Roman" w:hAnsi="Times New Roman" w:cs="Times New Roman"/>
                <w:sz w:val="20"/>
                <w:szCs w:val="20"/>
                <w:lang w:val="en-US"/>
              </w:rPr>
            </w:pPr>
          </w:p>
        </w:tc>
      </w:tr>
      <w:tr w:rsidR="007F6006" w14:paraId="1EA38436" w14:textId="77777777" w:rsidTr="00E44BF7">
        <w:tc>
          <w:tcPr>
            <w:tcW w:w="2694" w:type="dxa"/>
          </w:tcPr>
          <w:p w14:paraId="4829FDDB" w14:textId="6BB49C0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Lung cancer</w:t>
            </w:r>
          </w:p>
        </w:tc>
        <w:tc>
          <w:tcPr>
            <w:tcW w:w="1842" w:type="dxa"/>
          </w:tcPr>
          <w:p w14:paraId="0DFC97B3" w14:textId="1B774EE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701" w:type="dxa"/>
          </w:tcPr>
          <w:p w14:paraId="2E54590A" w14:textId="2312CA4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1843" w:type="dxa"/>
          </w:tcPr>
          <w:p w14:paraId="74E89225" w14:textId="019F6C5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193B9A84" w14:textId="77777777" w:rsidR="007F6006" w:rsidRPr="007F6006" w:rsidRDefault="007F6006" w:rsidP="007F6006">
            <w:pPr>
              <w:rPr>
                <w:rFonts w:ascii="Times New Roman" w:hAnsi="Times New Roman" w:cs="Times New Roman"/>
                <w:sz w:val="20"/>
                <w:szCs w:val="20"/>
                <w:lang w:val="en-US"/>
              </w:rPr>
            </w:pPr>
          </w:p>
        </w:tc>
      </w:tr>
      <w:tr w:rsidR="007F6006" w14:paraId="5BED4373" w14:textId="77777777" w:rsidTr="00E44BF7">
        <w:tc>
          <w:tcPr>
            <w:tcW w:w="2694" w:type="dxa"/>
          </w:tcPr>
          <w:p w14:paraId="0213BF52" w14:textId="56B9D036"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Melanoma</w:t>
            </w:r>
          </w:p>
        </w:tc>
        <w:tc>
          <w:tcPr>
            <w:tcW w:w="1842" w:type="dxa"/>
          </w:tcPr>
          <w:p w14:paraId="4A9F6D01" w14:textId="05C31B5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701" w:type="dxa"/>
          </w:tcPr>
          <w:p w14:paraId="61258C64" w14:textId="2A8B108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43" w:type="dxa"/>
          </w:tcPr>
          <w:p w14:paraId="7887BEAD" w14:textId="635A0F9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0AAAF7B3" w14:textId="77777777" w:rsidR="007F6006" w:rsidRPr="007F6006" w:rsidRDefault="007F6006" w:rsidP="007F6006">
            <w:pPr>
              <w:rPr>
                <w:rFonts w:ascii="Times New Roman" w:hAnsi="Times New Roman" w:cs="Times New Roman"/>
                <w:sz w:val="20"/>
                <w:szCs w:val="20"/>
                <w:lang w:val="en-US"/>
              </w:rPr>
            </w:pPr>
          </w:p>
        </w:tc>
      </w:tr>
      <w:tr w:rsidR="007F6006" w14:paraId="3F57C1DC" w14:textId="77777777" w:rsidTr="00E44BF7">
        <w:tc>
          <w:tcPr>
            <w:tcW w:w="2694" w:type="dxa"/>
          </w:tcPr>
          <w:p w14:paraId="3841802C" w14:textId="6CBB39DE"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Bone cancer</w:t>
            </w:r>
          </w:p>
        </w:tc>
        <w:tc>
          <w:tcPr>
            <w:tcW w:w="1842" w:type="dxa"/>
          </w:tcPr>
          <w:p w14:paraId="43DEF951" w14:textId="72CA33A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701" w:type="dxa"/>
          </w:tcPr>
          <w:p w14:paraId="5C0F7064" w14:textId="321CF14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43" w:type="dxa"/>
          </w:tcPr>
          <w:p w14:paraId="57578F9B" w14:textId="45ABDF1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552D20FF" w14:textId="77777777" w:rsidR="007F6006" w:rsidRPr="007F6006" w:rsidRDefault="007F6006" w:rsidP="007F6006">
            <w:pPr>
              <w:rPr>
                <w:rFonts w:ascii="Times New Roman" w:hAnsi="Times New Roman" w:cs="Times New Roman"/>
                <w:sz w:val="20"/>
                <w:szCs w:val="20"/>
                <w:lang w:val="en-US"/>
              </w:rPr>
            </w:pPr>
          </w:p>
        </w:tc>
      </w:tr>
      <w:tr w:rsidR="007F6006" w14:paraId="0CF687FF" w14:textId="77777777" w:rsidTr="00E44BF7">
        <w:tc>
          <w:tcPr>
            <w:tcW w:w="2694" w:type="dxa"/>
          </w:tcPr>
          <w:p w14:paraId="24B4EBFE" w14:textId="00DA7C71" w:rsidR="007F6006" w:rsidRPr="009D01A4" w:rsidRDefault="009D01A4" w:rsidP="007F6006">
            <w:pPr>
              <w:rPr>
                <w:rFonts w:ascii="Times New Roman" w:hAnsi="Times New Roman" w:cs="Times New Roman"/>
                <w:sz w:val="20"/>
                <w:szCs w:val="20"/>
                <w:lang w:val="en-US"/>
              </w:rPr>
            </w:pPr>
            <w:r w:rsidRPr="009D01A4">
              <w:rPr>
                <w:rFonts w:ascii="Times New Roman" w:hAnsi="Times New Roman" w:cs="Times New Roman"/>
                <w:sz w:val="20"/>
                <w:szCs w:val="20"/>
                <w:lang w:val="en-US"/>
              </w:rPr>
              <w:t>Kidney cancer</w:t>
            </w:r>
          </w:p>
        </w:tc>
        <w:tc>
          <w:tcPr>
            <w:tcW w:w="1842" w:type="dxa"/>
          </w:tcPr>
          <w:p w14:paraId="4BCE254C" w14:textId="39ED0B8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701" w:type="dxa"/>
          </w:tcPr>
          <w:p w14:paraId="3E79AD06" w14:textId="58EA0A2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43" w:type="dxa"/>
          </w:tcPr>
          <w:p w14:paraId="5CEFA5E8" w14:textId="2CA2346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70BC903E" w14:textId="77777777" w:rsidR="007F6006" w:rsidRPr="007F6006" w:rsidRDefault="007F6006" w:rsidP="007F6006">
            <w:pPr>
              <w:rPr>
                <w:rFonts w:ascii="Times New Roman" w:hAnsi="Times New Roman" w:cs="Times New Roman"/>
                <w:sz w:val="20"/>
                <w:szCs w:val="20"/>
                <w:lang w:val="en-US"/>
              </w:rPr>
            </w:pPr>
          </w:p>
        </w:tc>
      </w:tr>
      <w:tr w:rsidR="007F6006" w14:paraId="6CAA4A97" w14:textId="77777777" w:rsidTr="00E44BF7">
        <w:tc>
          <w:tcPr>
            <w:tcW w:w="2694" w:type="dxa"/>
          </w:tcPr>
          <w:p w14:paraId="68CC03A5" w14:textId="445EDA6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Blastoma</w:t>
            </w:r>
          </w:p>
        </w:tc>
        <w:tc>
          <w:tcPr>
            <w:tcW w:w="1842" w:type="dxa"/>
          </w:tcPr>
          <w:p w14:paraId="75B4D21D" w14:textId="423F80A9"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701" w:type="dxa"/>
          </w:tcPr>
          <w:p w14:paraId="34EDA86F" w14:textId="0ABAEF8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43" w:type="dxa"/>
          </w:tcPr>
          <w:p w14:paraId="1C637495" w14:textId="452A8E8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2E7C2BD5" w14:textId="77777777" w:rsidR="007F6006" w:rsidRPr="007F6006" w:rsidRDefault="007F6006" w:rsidP="007F6006">
            <w:pPr>
              <w:rPr>
                <w:rFonts w:ascii="Times New Roman" w:hAnsi="Times New Roman" w:cs="Times New Roman"/>
                <w:sz w:val="20"/>
                <w:szCs w:val="20"/>
                <w:lang w:val="en-US"/>
              </w:rPr>
            </w:pPr>
          </w:p>
        </w:tc>
      </w:tr>
      <w:tr w:rsidR="007F6006" w14:paraId="7D439CE3" w14:textId="77777777" w:rsidTr="00E44BF7">
        <w:tc>
          <w:tcPr>
            <w:tcW w:w="2694" w:type="dxa"/>
          </w:tcPr>
          <w:p w14:paraId="5BFC763E" w14:textId="58CCF62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lastRenderedPageBreak/>
              <w:t>Pancreatic cancer</w:t>
            </w:r>
          </w:p>
        </w:tc>
        <w:tc>
          <w:tcPr>
            <w:tcW w:w="1842" w:type="dxa"/>
          </w:tcPr>
          <w:p w14:paraId="7F511E3B" w14:textId="68ED591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701" w:type="dxa"/>
          </w:tcPr>
          <w:p w14:paraId="6601CB59" w14:textId="45281D1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1843" w:type="dxa"/>
          </w:tcPr>
          <w:p w14:paraId="6DE2F038" w14:textId="574D0D4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36267AD9" w14:textId="77777777" w:rsidR="007F6006" w:rsidRPr="007F6006" w:rsidRDefault="007F6006" w:rsidP="007F6006">
            <w:pPr>
              <w:rPr>
                <w:rFonts w:ascii="Times New Roman" w:hAnsi="Times New Roman" w:cs="Times New Roman"/>
                <w:sz w:val="20"/>
                <w:szCs w:val="20"/>
                <w:lang w:val="en-US"/>
              </w:rPr>
            </w:pPr>
          </w:p>
        </w:tc>
      </w:tr>
      <w:tr w:rsidR="007F6006" w14:paraId="52F3C023" w14:textId="77777777" w:rsidTr="00E44BF7">
        <w:tc>
          <w:tcPr>
            <w:tcW w:w="2694" w:type="dxa"/>
          </w:tcPr>
          <w:p w14:paraId="25E6AA4D" w14:textId="3EEA664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Bladder cancer</w:t>
            </w:r>
          </w:p>
        </w:tc>
        <w:tc>
          <w:tcPr>
            <w:tcW w:w="1842" w:type="dxa"/>
          </w:tcPr>
          <w:p w14:paraId="1D200CCA" w14:textId="4F20C37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701" w:type="dxa"/>
          </w:tcPr>
          <w:p w14:paraId="7197596D" w14:textId="349CCFB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43" w:type="dxa"/>
          </w:tcPr>
          <w:p w14:paraId="564EA5B4" w14:textId="2336D1B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2237D504" w14:textId="77777777" w:rsidR="007F6006" w:rsidRPr="007F6006" w:rsidRDefault="007F6006" w:rsidP="007F6006">
            <w:pPr>
              <w:rPr>
                <w:rFonts w:ascii="Times New Roman" w:hAnsi="Times New Roman" w:cs="Times New Roman"/>
                <w:sz w:val="20"/>
                <w:szCs w:val="20"/>
                <w:lang w:val="en-US"/>
              </w:rPr>
            </w:pPr>
          </w:p>
        </w:tc>
      </w:tr>
      <w:tr w:rsidR="007F6006" w14:paraId="0A9213C9" w14:textId="77777777" w:rsidTr="00E44BF7">
        <w:tc>
          <w:tcPr>
            <w:tcW w:w="2694" w:type="dxa"/>
          </w:tcPr>
          <w:p w14:paraId="6C1ED5B4" w14:textId="74A2F57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Other</w:t>
            </w:r>
          </w:p>
        </w:tc>
        <w:tc>
          <w:tcPr>
            <w:tcW w:w="1842" w:type="dxa"/>
          </w:tcPr>
          <w:p w14:paraId="75F9562B" w14:textId="2E652EB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701" w:type="dxa"/>
          </w:tcPr>
          <w:p w14:paraId="796BB285" w14:textId="7BEE41B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43" w:type="dxa"/>
          </w:tcPr>
          <w:p w14:paraId="33AC7EBF" w14:textId="0CBF652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7B87248C" w14:textId="77777777" w:rsidR="007F6006" w:rsidRPr="007F6006" w:rsidRDefault="007F6006" w:rsidP="007F6006">
            <w:pPr>
              <w:rPr>
                <w:rFonts w:ascii="Times New Roman" w:hAnsi="Times New Roman" w:cs="Times New Roman"/>
                <w:sz w:val="20"/>
                <w:szCs w:val="20"/>
                <w:lang w:val="en-US"/>
              </w:rPr>
            </w:pPr>
          </w:p>
        </w:tc>
      </w:tr>
      <w:tr w:rsidR="007F6006" w14:paraId="3DBECA8A" w14:textId="77777777" w:rsidTr="00E44BF7">
        <w:tc>
          <w:tcPr>
            <w:tcW w:w="2694" w:type="dxa"/>
          </w:tcPr>
          <w:p w14:paraId="210DC257" w14:textId="3779E66D" w:rsidR="007F6006" w:rsidRPr="007F6006" w:rsidRDefault="009D01A4" w:rsidP="007F6006">
            <w:pPr>
              <w:rPr>
                <w:rFonts w:ascii="Times New Roman" w:hAnsi="Times New Roman" w:cs="Times New Roman"/>
                <w:sz w:val="20"/>
                <w:szCs w:val="20"/>
                <w:lang w:val="en-US"/>
              </w:rPr>
            </w:pPr>
            <w:r w:rsidRPr="009D01A4">
              <w:rPr>
                <w:rFonts w:ascii="Times New Roman" w:hAnsi="Times New Roman" w:cs="Times New Roman"/>
                <w:b/>
                <w:bCs/>
                <w:sz w:val="20"/>
                <w:szCs w:val="20"/>
                <w:lang w:val="en-US"/>
              </w:rPr>
              <w:t>Treatment</w:t>
            </w:r>
          </w:p>
        </w:tc>
        <w:tc>
          <w:tcPr>
            <w:tcW w:w="1842" w:type="dxa"/>
          </w:tcPr>
          <w:p w14:paraId="27E53F8D" w14:textId="77777777" w:rsidR="007F6006" w:rsidRPr="007F6006" w:rsidRDefault="007F6006" w:rsidP="007F6006">
            <w:pPr>
              <w:rPr>
                <w:rFonts w:ascii="Times New Roman" w:hAnsi="Times New Roman" w:cs="Times New Roman"/>
                <w:sz w:val="20"/>
                <w:szCs w:val="20"/>
                <w:lang w:val="en-US"/>
              </w:rPr>
            </w:pPr>
          </w:p>
        </w:tc>
        <w:tc>
          <w:tcPr>
            <w:tcW w:w="1701" w:type="dxa"/>
          </w:tcPr>
          <w:p w14:paraId="20C3C3B0" w14:textId="77777777" w:rsidR="007F6006" w:rsidRPr="007F6006" w:rsidRDefault="007F6006" w:rsidP="007F6006">
            <w:pPr>
              <w:rPr>
                <w:rFonts w:ascii="Times New Roman" w:hAnsi="Times New Roman" w:cs="Times New Roman"/>
                <w:sz w:val="20"/>
                <w:szCs w:val="20"/>
                <w:lang w:val="en-US"/>
              </w:rPr>
            </w:pPr>
          </w:p>
        </w:tc>
        <w:tc>
          <w:tcPr>
            <w:tcW w:w="1843" w:type="dxa"/>
          </w:tcPr>
          <w:p w14:paraId="11370B03" w14:textId="77777777" w:rsidR="007F6006" w:rsidRPr="007F6006" w:rsidRDefault="007F6006" w:rsidP="007F6006">
            <w:pPr>
              <w:rPr>
                <w:rFonts w:ascii="Times New Roman" w:hAnsi="Times New Roman" w:cs="Times New Roman"/>
                <w:sz w:val="20"/>
                <w:szCs w:val="20"/>
                <w:lang w:val="en-US"/>
              </w:rPr>
            </w:pPr>
          </w:p>
        </w:tc>
        <w:tc>
          <w:tcPr>
            <w:tcW w:w="987" w:type="dxa"/>
          </w:tcPr>
          <w:p w14:paraId="07AE1DED" w14:textId="1B83B838"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w:t>
            </w:r>
          </w:p>
        </w:tc>
      </w:tr>
      <w:tr w:rsidR="007F6006" w14:paraId="40588509" w14:textId="77777777" w:rsidTr="00E44BF7">
        <w:tc>
          <w:tcPr>
            <w:tcW w:w="2694" w:type="dxa"/>
          </w:tcPr>
          <w:p w14:paraId="5B6CE7DF" w14:textId="6626621F"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Chemotherapy </w:t>
            </w:r>
          </w:p>
        </w:tc>
        <w:tc>
          <w:tcPr>
            <w:tcW w:w="1842" w:type="dxa"/>
          </w:tcPr>
          <w:p w14:paraId="7C084ABF" w14:textId="75F81429"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43 (61.4%)</w:t>
            </w:r>
          </w:p>
        </w:tc>
        <w:tc>
          <w:tcPr>
            <w:tcW w:w="1701" w:type="dxa"/>
          </w:tcPr>
          <w:p w14:paraId="65288170" w14:textId="38E153F7"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1843" w:type="dxa"/>
          </w:tcPr>
          <w:p w14:paraId="5DFA8FDC" w14:textId="75E656AF"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20 (57.1%)</w:t>
            </w:r>
          </w:p>
        </w:tc>
        <w:tc>
          <w:tcPr>
            <w:tcW w:w="987" w:type="dxa"/>
          </w:tcPr>
          <w:p w14:paraId="706DD385" w14:textId="77777777" w:rsidR="007F6006" w:rsidRPr="007F6006" w:rsidRDefault="007F6006" w:rsidP="007F6006">
            <w:pPr>
              <w:rPr>
                <w:rFonts w:ascii="Times New Roman" w:hAnsi="Times New Roman" w:cs="Times New Roman"/>
                <w:sz w:val="20"/>
                <w:szCs w:val="20"/>
                <w:lang w:val="en-US"/>
              </w:rPr>
            </w:pPr>
          </w:p>
        </w:tc>
      </w:tr>
      <w:tr w:rsidR="00064C0C" w14:paraId="6E685F32" w14:textId="77777777" w:rsidTr="00E44BF7">
        <w:tc>
          <w:tcPr>
            <w:tcW w:w="2694" w:type="dxa"/>
          </w:tcPr>
          <w:p w14:paraId="1174C873" w14:textId="2F8111E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Radiation</w:t>
            </w:r>
          </w:p>
        </w:tc>
        <w:tc>
          <w:tcPr>
            <w:tcW w:w="1842" w:type="dxa"/>
          </w:tcPr>
          <w:p w14:paraId="483A91DC" w14:textId="21CAA63F"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39 (55.7%)</w:t>
            </w:r>
          </w:p>
        </w:tc>
        <w:tc>
          <w:tcPr>
            <w:tcW w:w="1701" w:type="dxa"/>
          </w:tcPr>
          <w:p w14:paraId="09FA739A" w14:textId="7E792810"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16 (45.7%)</w:t>
            </w:r>
          </w:p>
        </w:tc>
        <w:tc>
          <w:tcPr>
            <w:tcW w:w="1843" w:type="dxa"/>
          </w:tcPr>
          <w:p w14:paraId="683183C7" w14:textId="43FA2E3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987" w:type="dxa"/>
          </w:tcPr>
          <w:p w14:paraId="4E996945" w14:textId="77777777" w:rsidR="00064C0C" w:rsidRPr="007F6006" w:rsidRDefault="00064C0C" w:rsidP="007F6006">
            <w:pPr>
              <w:rPr>
                <w:rFonts w:ascii="Times New Roman" w:hAnsi="Times New Roman" w:cs="Times New Roman"/>
                <w:sz w:val="20"/>
                <w:szCs w:val="20"/>
                <w:lang w:val="en-US"/>
              </w:rPr>
            </w:pPr>
          </w:p>
        </w:tc>
      </w:tr>
      <w:tr w:rsidR="00064C0C" w14:paraId="05771C47" w14:textId="77777777" w:rsidTr="00E44BF7">
        <w:tc>
          <w:tcPr>
            <w:tcW w:w="2694" w:type="dxa"/>
          </w:tcPr>
          <w:p w14:paraId="1AFD11EE" w14:textId="709E1BD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Immunotherapy</w:t>
            </w:r>
          </w:p>
        </w:tc>
        <w:tc>
          <w:tcPr>
            <w:tcW w:w="1842" w:type="dxa"/>
          </w:tcPr>
          <w:p w14:paraId="79A59293" w14:textId="3252DB4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10 (14.3%)</w:t>
            </w:r>
          </w:p>
        </w:tc>
        <w:tc>
          <w:tcPr>
            <w:tcW w:w="1701" w:type="dxa"/>
          </w:tcPr>
          <w:p w14:paraId="5FF51DAB" w14:textId="03CBCD8D"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8 (22.9%)</w:t>
            </w:r>
          </w:p>
        </w:tc>
        <w:tc>
          <w:tcPr>
            <w:tcW w:w="1843" w:type="dxa"/>
          </w:tcPr>
          <w:p w14:paraId="59800428" w14:textId="48595DD4"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987" w:type="dxa"/>
          </w:tcPr>
          <w:p w14:paraId="1F2C66F9" w14:textId="77777777" w:rsidR="00064C0C" w:rsidRPr="007F6006" w:rsidRDefault="00064C0C" w:rsidP="007F6006">
            <w:pPr>
              <w:rPr>
                <w:rFonts w:ascii="Times New Roman" w:hAnsi="Times New Roman" w:cs="Times New Roman"/>
                <w:sz w:val="20"/>
                <w:szCs w:val="20"/>
                <w:lang w:val="en-US"/>
              </w:rPr>
            </w:pPr>
          </w:p>
        </w:tc>
      </w:tr>
      <w:tr w:rsidR="00064C0C" w14:paraId="67AF6F04" w14:textId="77777777" w:rsidTr="00E44BF7">
        <w:tc>
          <w:tcPr>
            <w:tcW w:w="2694" w:type="dxa"/>
          </w:tcPr>
          <w:p w14:paraId="76F48E32" w14:textId="583FDF8E"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Surgery</w:t>
            </w:r>
          </w:p>
        </w:tc>
        <w:tc>
          <w:tcPr>
            <w:tcW w:w="1842" w:type="dxa"/>
          </w:tcPr>
          <w:p w14:paraId="1EFFFCEB" w14:textId="30A571B1"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38 (54.3%)</w:t>
            </w:r>
          </w:p>
        </w:tc>
        <w:tc>
          <w:tcPr>
            <w:tcW w:w="1701" w:type="dxa"/>
          </w:tcPr>
          <w:p w14:paraId="5D96744C" w14:textId="401D1AD8"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15 (42.9%)</w:t>
            </w:r>
          </w:p>
        </w:tc>
        <w:tc>
          <w:tcPr>
            <w:tcW w:w="1843" w:type="dxa"/>
          </w:tcPr>
          <w:p w14:paraId="6FF878E6" w14:textId="4B559FA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987" w:type="dxa"/>
          </w:tcPr>
          <w:p w14:paraId="2A4301F9" w14:textId="77777777" w:rsidR="00064C0C" w:rsidRPr="007F6006" w:rsidRDefault="00064C0C" w:rsidP="007F6006">
            <w:pPr>
              <w:rPr>
                <w:rFonts w:ascii="Times New Roman" w:hAnsi="Times New Roman" w:cs="Times New Roman"/>
                <w:sz w:val="20"/>
                <w:szCs w:val="20"/>
                <w:lang w:val="en-US"/>
              </w:rPr>
            </w:pPr>
          </w:p>
        </w:tc>
      </w:tr>
      <w:tr w:rsidR="00064C0C" w14:paraId="505E7A0D" w14:textId="77777777" w:rsidTr="00E44BF7">
        <w:tc>
          <w:tcPr>
            <w:tcW w:w="2694" w:type="dxa"/>
          </w:tcPr>
          <w:p w14:paraId="06DFABC4" w14:textId="116890A7"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Stem cell treatment </w:t>
            </w:r>
          </w:p>
        </w:tc>
        <w:tc>
          <w:tcPr>
            <w:tcW w:w="1842" w:type="dxa"/>
          </w:tcPr>
          <w:p w14:paraId="4DCD2F81" w14:textId="7A71239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701" w:type="dxa"/>
          </w:tcPr>
          <w:p w14:paraId="53A455A2" w14:textId="5B8C0274"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43" w:type="dxa"/>
          </w:tcPr>
          <w:p w14:paraId="627605A9" w14:textId="3E7E473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64C40E1E" w14:textId="77777777" w:rsidR="00064C0C" w:rsidRPr="007F6006" w:rsidRDefault="00064C0C" w:rsidP="007F6006">
            <w:pPr>
              <w:rPr>
                <w:rFonts w:ascii="Times New Roman" w:hAnsi="Times New Roman" w:cs="Times New Roman"/>
                <w:sz w:val="20"/>
                <w:szCs w:val="20"/>
                <w:lang w:val="en-US"/>
              </w:rPr>
            </w:pPr>
          </w:p>
        </w:tc>
      </w:tr>
      <w:tr w:rsidR="00064C0C" w14:paraId="31F440F5" w14:textId="77777777" w:rsidTr="00E44BF7">
        <w:tc>
          <w:tcPr>
            <w:tcW w:w="2694" w:type="dxa"/>
          </w:tcPr>
          <w:p w14:paraId="2791C0EC" w14:textId="496D48A1"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Medication</w:t>
            </w:r>
          </w:p>
        </w:tc>
        <w:tc>
          <w:tcPr>
            <w:tcW w:w="1842" w:type="dxa"/>
          </w:tcPr>
          <w:p w14:paraId="1DA2EE49" w14:textId="6D1998D6"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12 (17.1%)</w:t>
            </w:r>
          </w:p>
        </w:tc>
        <w:tc>
          <w:tcPr>
            <w:tcW w:w="1701" w:type="dxa"/>
          </w:tcPr>
          <w:p w14:paraId="0E9C241D" w14:textId="34DA96F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5 (14.3%)</w:t>
            </w:r>
          </w:p>
        </w:tc>
        <w:tc>
          <w:tcPr>
            <w:tcW w:w="1843" w:type="dxa"/>
          </w:tcPr>
          <w:p w14:paraId="17222BDA" w14:textId="322E4125"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7 (20%)</w:t>
            </w:r>
          </w:p>
        </w:tc>
        <w:tc>
          <w:tcPr>
            <w:tcW w:w="987" w:type="dxa"/>
          </w:tcPr>
          <w:p w14:paraId="14F91055" w14:textId="77777777" w:rsidR="00064C0C" w:rsidRPr="007F6006" w:rsidRDefault="00064C0C" w:rsidP="007F6006">
            <w:pPr>
              <w:rPr>
                <w:rFonts w:ascii="Times New Roman" w:hAnsi="Times New Roman" w:cs="Times New Roman"/>
                <w:sz w:val="20"/>
                <w:szCs w:val="20"/>
                <w:lang w:val="en-US"/>
              </w:rPr>
            </w:pPr>
          </w:p>
        </w:tc>
      </w:tr>
      <w:tr w:rsidR="00064C0C" w14:paraId="557BCD00" w14:textId="77777777" w:rsidTr="00E44BF7">
        <w:tc>
          <w:tcPr>
            <w:tcW w:w="2694" w:type="dxa"/>
          </w:tcPr>
          <w:p w14:paraId="57114346" w14:textId="3DF9767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Other</w:t>
            </w:r>
          </w:p>
        </w:tc>
        <w:tc>
          <w:tcPr>
            <w:tcW w:w="1842" w:type="dxa"/>
          </w:tcPr>
          <w:p w14:paraId="4C4EB802" w14:textId="0EB05BFB"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701" w:type="dxa"/>
          </w:tcPr>
          <w:p w14:paraId="02F60DEE" w14:textId="126F8F1F"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43" w:type="dxa"/>
          </w:tcPr>
          <w:p w14:paraId="348117D6" w14:textId="2AA46D1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577C454F" w14:textId="77777777" w:rsidR="00064C0C" w:rsidRPr="007F6006" w:rsidRDefault="00064C0C" w:rsidP="007F6006">
            <w:pPr>
              <w:rPr>
                <w:rFonts w:ascii="Times New Roman" w:hAnsi="Times New Roman" w:cs="Times New Roman"/>
                <w:sz w:val="20"/>
                <w:szCs w:val="20"/>
                <w:lang w:val="en-US"/>
              </w:rPr>
            </w:pPr>
          </w:p>
        </w:tc>
      </w:tr>
      <w:tr w:rsidR="002A5DEC" w14:paraId="1B89C780" w14:textId="77777777" w:rsidTr="00E44BF7">
        <w:tc>
          <w:tcPr>
            <w:tcW w:w="2694" w:type="dxa"/>
          </w:tcPr>
          <w:p w14:paraId="0ECD45B8" w14:textId="2BC5D173" w:rsidR="002A5DEC" w:rsidRPr="002A5DEC" w:rsidRDefault="002A5DEC" w:rsidP="007F6006">
            <w:pPr>
              <w:rPr>
                <w:rFonts w:ascii="Times New Roman" w:hAnsi="Times New Roman" w:cs="Times New Roman"/>
                <w:b/>
                <w:bCs/>
                <w:sz w:val="20"/>
                <w:szCs w:val="20"/>
                <w:lang w:val="en-US"/>
              </w:rPr>
            </w:pPr>
            <w:r w:rsidRPr="002A5DEC">
              <w:rPr>
                <w:rFonts w:ascii="Times New Roman" w:hAnsi="Times New Roman" w:cs="Times New Roman"/>
                <w:b/>
                <w:bCs/>
                <w:sz w:val="20"/>
                <w:szCs w:val="20"/>
                <w:lang w:val="en-US"/>
              </w:rPr>
              <w:t>Fatigue</w:t>
            </w:r>
          </w:p>
        </w:tc>
        <w:tc>
          <w:tcPr>
            <w:tcW w:w="1842" w:type="dxa"/>
          </w:tcPr>
          <w:p w14:paraId="73F8591D" w14:textId="77777777" w:rsidR="002A5DEC" w:rsidRDefault="002A5DEC" w:rsidP="007F6006">
            <w:pPr>
              <w:rPr>
                <w:rFonts w:ascii="Times New Roman" w:hAnsi="Times New Roman" w:cs="Times New Roman"/>
                <w:sz w:val="20"/>
                <w:szCs w:val="20"/>
                <w:lang w:val="en-US"/>
              </w:rPr>
            </w:pPr>
          </w:p>
        </w:tc>
        <w:tc>
          <w:tcPr>
            <w:tcW w:w="1701" w:type="dxa"/>
          </w:tcPr>
          <w:p w14:paraId="197FB35C" w14:textId="77777777" w:rsidR="002A5DEC" w:rsidRDefault="002A5DEC" w:rsidP="007F6006">
            <w:pPr>
              <w:rPr>
                <w:rFonts w:ascii="Times New Roman" w:hAnsi="Times New Roman" w:cs="Times New Roman"/>
                <w:sz w:val="20"/>
                <w:szCs w:val="20"/>
                <w:lang w:val="en-US"/>
              </w:rPr>
            </w:pPr>
          </w:p>
        </w:tc>
        <w:tc>
          <w:tcPr>
            <w:tcW w:w="1843" w:type="dxa"/>
          </w:tcPr>
          <w:p w14:paraId="531093A2" w14:textId="77777777" w:rsidR="002A5DEC" w:rsidRDefault="002A5DEC" w:rsidP="007F6006">
            <w:pPr>
              <w:rPr>
                <w:rFonts w:ascii="Times New Roman" w:hAnsi="Times New Roman" w:cs="Times New Roman"/>
                <w:sz w:val="20"/>
                <w:szCs w:val="20"/>
                <w:lang w:val="en-US"/>
              </w:rPr>
            </w:pPr>
          </w:p>
        </w:tc>
        <w:tc>
          <w:tcPr>
            <w:tcW w:w="987" w:type="dxa"/>
          </w:tcPr>
          <w:p w14:paraId="3DFC8512" w14:textId="77777777" w:rsidR="002A5DEC" w:rsidRPr="007F6006" w:rsidRDefault="002A5DEC" w:rsidP="007F6006">
            <w:pPr>
              <w:rPr>
                <w:rFonts w:ascii="Times New Roman" w:hAnsi="Times New Roman" w:cs="Times New Roman"/>
                <w:sz w:val="20"/>
                <w:szCs w:val="20"/>
                <w:lang w:val="en-US"/>
              </w:rPr>
            </w:pPr>
          </w:p>
        </w:tc>
      </w:tr>
      <w:tr w:rsidR="002A5DEC" w14:paraId="3EB834BA" w14:textId="77777777" w:rsidTr="00E44BF7">
        <w:tc>
          <w:tcPr>
            <w:tcW w:w="2694" w:type="dxa"/>
          </w:tcPr>
          <w:p w14:paraId="4BE2499E" w14:textId="16E3BD99" w:rsidR="002A5DEC" w:rsidRPr="002A5DEC" w:rsidRDefault="002A5DEC" w:rsidP="007F6006">
            <w:pPr>
              <w:rPr>
                <w:rFonts w:ascii="Times New Roman" w:hAnsi="Times New Roman" w:cs="Times New Roman"/>
                <w:b/>
                <w:bCs/>
                <w:sz w:val="20"/>
                <w:szCs w:val="20"/>
                <w:lang w:val="en-US"/>
              </w:rPr>
            </w:pPr>
            <w:r w:rsidRPr="002A5DEC">
              <w:rPr>
                <w:rFonts w:ascii="Times New Roman" w:hAnsi="Times New Roman" w:cs="Times New Roman"/>
                <w:b/>
                <w:bCs/>
                <w:sz w:val="20"/>
                <w:szCs w:val="20"/>
                <w:lang w:val="en-US"/>
              </w:rPr>
              <w:t>6-min step-test</w:t>
            </w:r>
          </w:p>
        </w:tc>
        <w:tc>
          <w:tcPr>
            <w:tcW w:w="1842" w:type="dxa"/>
          </w:tcPr>
          <w:p w14:paraId="432F07D1" w14:textId="2C9BCD58" w:rsidR="002A5DEC" w:rsidRDefault="002A5DEC" w:rsidP="007F6006">
            <w:pPr>
              <w:rPr>
                <w:rFonts w:ascii="Times New Roman" w:hAnsi="Times New Roman" w:cs="Times New Roman"/>
                <w:sz w:val="20"/>
                <w:szCs w:val="20"/>
                <w:lang w:val="en-US"/>
              </w:rPr>
            </w:pPr>
            <w:r>
              <w:rPr>
                <w:rFonts w:ascii="Times New Roman" w:hAnsi="Times New Roman" w:cs="Times New Roman"/>
                <w:sz w:val="20"/>
                <w:szCs w:val="20"/>
                <w:lang w:val="en-US"/>
              </w:rPr>
              <w:t>133 (116-154)</w:t>
            </w:r>
          </w:p>
        </w:tc>
        <w:tc>
          <w:tcPr>
            <w:tcW w:w="1701" w:type="dxa"/>
          </w:tcPr>
          <w:p w14:paraId="7E4BB975" w14:textId="74FECCC1" w:rsidR="002A5DEC" w:rsidRDefault="002A5DEC" w:rsidP="007F6006">
            <w:pPr>
              <w:rPr>
                <w:rFonts w:ascii="Times New Roman" w:hAnsi="Times New Roman" w:cs="Times New Roman"/>
                <w:sz w:val="20"/>
                <w:szCs w:val="20"/>
                <w:lang w:val="en-US"/>
              </w:rPr>
            </w:pPr>
            <w:r>
              <w:rPr>
                <w:rFonts w:ascii="Times New Roman" w:hAnsi="Times New Roman" w:cs="Times New Roman"/>
                <w:sz w:val="20"/>
                <w:szCs w:val="20"/>
                <w:lang w:val="en-US"/>
              </w:rPr>
              <w:t>135 (117-166)</w:t>
            </w:r>
          </w:p>
        </w:tc>
        <w:tc>
          <w:tcPr>
            <w:tcW w:w="1843" w:type="dxa"/>
          </w:tcPr>
          <w:p w14:paraId="3A16CA38" w14:textId="7A9AAFDD" w:rsidR="002A5DEC" w:rsidRDefault="002A5DEC" w:rsidP="007F6006">
            <w:pPr>
              <w:rPr>
                <w:rFonts w:ascii="Times New Roman" w:hAnsi="Times New Roman" w:cs="Times New Roman"/>
                <w:sz w:val="20"/>
                <w:szCs w:val="20"/>
                <w:lang w:val="en-US"/>
              </w:rPr>
            </w:pPr>
            <w:r>
              <w:rPr>
                <w:rFonts w:ascii="Times New Roman" w:hAnsi="Times New Roman" w:cs="Times New Roman"/>
                <w:sz w:val="20"/>
                <w:szCs w:val="20"/>
                <w:lang w:val="en-US"/>
              </w:rPr>
              <w:t>130.5 (112.2-150.8)</w:t>
            </w:r>
          </w:p>
        </w:tc>
        <w:tc>
          <w:tcPr>
            <w:tcW w:w="987" w:type="dxa"/>
          </w:tcPr>
          <w:p w14:paraId="1758A4D5" w14:textId="72317D40" w:rsidR="002A5DEC" w:rsidRPr="007F6006" w:rsidRDefault="002A5DEC" w:rsidP="007F6006">
            <w:pPr>
              <w:rPr>
                <w:rFonts w:ascii="Times New Roman" w:hAnsi="Times New Roman" w:cs="Times New Roman"/>
                <w:sz w:val="20"/>
                <w:szCs w:val="20"/>
                <w:lang w:val="en-US"/>
              </w:rPr>
            </w:pPr>
            <w:r>
              <w:rPr>
                <w:rFonts w:ascii="Times New Roman" w:hAnsi="Times New Roman" w:cs="Times New Roman"/>
                <w:sz w:val="20"/>
                <w:szCs w:val="20"/>
                <w:lang w:val="en-US"/>
              </w:rPr>
              <w:t>0.602</w:t>
            </w:r>
          </w:p>
        </w:tc>
      </w:tr>
    </w:tbl>
    <w:p w14:paraId="3466260A" w14:textId="77777777" w:rsidR="00673A00" w:rsidRPr="00673A00" w:rsidRDefault="00673A00" w:rsidP="00673A00">
      <w:pPr>
        <w:rPr>
          <w:rFonts w:ascii="Times New Roman" w:hAnsi="Times New Roman" w:cs="Times New Roman"/>
          <w:lang w:val="en-US"/>
        </w:rPr>
      </w:pPr>
    </w:p>
    <w:p w14:paraId="561FCBCA" w14:textId="1086F200" w:rsidR="00376553" w:rsidRDefault="00376553" w:rsidP="00CB1B08">
      <w:pPr>
        <w:pStyle w:val="Overskrift3"/>
        <w:rPr>
          <w:rFonts w:ascii="Times New Roman" w:hAnsi="Times New Roman" w:cs="Times New Roman"/>
          <w:lang w:val="en-US"/>
        </w:rPr>
      </w:pPr>
      <w:bookmarkStart w:id="91" w:name="_Toc223694058"/>
      <w:r>
        <w:rPr>
          <w:rFonts w:ascii="Times New Roman" w:hAnsi="Times New Roman" w:cs="Times New Roman"/>
          <w:lang w:val="en-US"/>
        </w:rPr>
        <w:t>Drop-out and missing data</w:t>
      </w:r>
      <w:bookmarkEnd w:id="91"/>
    </w:p>
    <w:p w14:paraId="07D3769B" w14:textId="75E0E643" w:rsidR="005B1D98" w:rsidRPr="005B1D98" w:rsidRDefault="005B1D98" w:rsidP="005B1D98">
      <w:pPr>
        <w:pStyle w:val="Overskrift4"/>
        <w:rPr>
          <w:rFonts w:ascii="Times New Roman" w:hAnsi="Times New Roman" w:cs="Times New Roman"/>
          <w:lang w:val="en-US"/>
        </w:rPr>
      </w:pPr>
      <w:r w:rsidRPr="005B1D98">
        <w:rPr>
          <w:rFonts w:ascii="Times New Roman" w:hAnsi="Times New Roman" w:cs="Times New Roman"/>
          <w:lang w:val="en-US"/>
        </w:rPr>
        <w:t>Baseline characteristics</w:t>
      </w:r>
    </w:p>
    <w:p w14:paraId="25FE22FC" w14:textId="2158E9EF" w:rsidR="00376553" w:rsidRDefault="00376553" w:rsidP="00376553">
      <w:pPr>
        <w:rPr>
          <w:rFonts w:ascii="Times New Roman" w:hAnsi="Times New Roman" w:cs="Times New Roman"/>
          <w:lang w:val="en-US"/>
        </w:rPr>
      </w:pPr>
      <w:r>
        <w:rPr>
          <w:rFonts w:ascii="Times New Roman" w:hAnsi="Times New Roman" w:cs="Times New Roman"/>
          <w:lang w:val="en-US"/>
        </w:rPr>
        <w:t>A total of 70 participants were included in the baseline analyses. Of these, 52 participants completed the 12-week intervention and had complete pre-post data for the primary and secondary outcomes (fatigue and functional fitness). Eighteen participants were lost to follow-up and were therefore excluded from the pre-post effect analyses. Baseline characteristics (age, sex, BMI, cancer type, and baseline outcome measures) were compared between completers and non-completers, and no clinically meaningful differences were observed (</w:t>
      </w:r>
      <w:r w:rsidR="0022564E">
        <w:rPr>
          <w:rFonts w:ascii="Times New Roman" w:hAnsi="Times New Roman" w:cs="Times New Roman"/>
          <w:lang w:val="en-US"/>
        </w:rPr>
        <w:t>T</w:t>
      </w:r>
      <w:r>
        <w:rPr>
          <w:rFonts w:ascii="Times New Roman" w:hAnsi="Times New Roman" w:cs="Times New Roman"/>
          <w:lang w:val="en-US"/>
        </w:rPr>
        <w:t xml:space="preserve">able </w:t>
      </w:r>
      <w:r w:rsidR="0022564E">
        <w:rPr>
          <w:rFonts w:ascii="Times New Roman" w:hAnsi="Times New Roman" w:cs="Times New Roman"/>
          <w:lang w:val="en-US"/>
        </w:rPr>
        <w:t>2</w:t>
      </w:r>
      <w:r>
        <w:rPr>
          <w:rFonts w:ascii="Times New Roman" w:hAnsi="Times New Roman" w:cs="Times New Roman"/>
          <w:lang w:val="en-US"/>
        </w:rPr>
        <w:t xml:space="preserve">). The potential impact of attrition on the study findings is </w:t>
      </w:r>
      <w:r w:rsidR="00507750">
        <w:rPr>
          <w:rFonts w:ascii="Times New Roman" w:hAnsi="Times New Roman" w:cs="Times New Roman"/>
          <w:lang w:val="en-US"/>
        </w:rPr>
        <w:t>acknowledged</w:t>
      </w:r>
      <w:r>
        <w:rPr>
          <w:rFonts w:ascii="Times New Roman" w:hAnsi="Times New Roman" w:cs="Times New Roman"/>
          <w:lang w:val="en-US"/>
        </w:rPr>
        <w:t xml:space="preserve"> and considered in the discussion.  </w:t>
      </w:r>
    </w:p>
    <w:p w14:paraId="745743A6" w14:textId="5A1534CC" w:rsidR="00C007A8" w:rsidRPr="00C007A8" w:rsidRDefault="00C007A8" w:rsidP="00376553">
      <w:pPr>
        <w:rPr>
          <w:rFonts w:ascii="Times New Roman" w:hAnsi="Times New Roman" w:cs="Times New Roman"/>
          <w:i/>
          <w:iCs/>
          <w:lang w:val="en-US"/>
        </w:rPr>
      </w:pPr>
      <w:r>
        <w:rPr>
          <w:rFonts w:ascii="Times New Roman" w:hAnsi="Times New Roman" w:cs="Times New Roman"/>
          <w:i/>
          <w:iCs/>
          <w:lang w:val="en-US"/>
        </w:rPr>
        <w:t xml:space="preserve">Of the 70 participants included at baseline, 52 completed the 12-week intervention, while 18 were classified as non-completers. Baseline characteristics were compared between completers and non-completers to assess potential attrition bias. No clinically meaningful differences were observed between the groups with respect to age group, sex, or BMI, indicating that drop-out was unlikely to have systematically biased the study sample. </w:t>
      </w:r>
    </w:p>
    <w:p w14:paraId="66C42971" w14:textId="1BA5606D" w:rsidR="0022564E" w:rsidRPr="0022564E" w:rsidRDefault="0022564E" w:rsidP="0022564E">
      <w:pPr>
        <w:pStyle w:val="Bildetekst"/>
        <w:keepNext/>
        <w:rPr>
          <w:lang w:val="en-US"/>
        </w:rPr>
      </w:pPr>
      <w:r w:rsidRPr="0022564E">
        <w:rPr>
          <w:lang w:val="en-US"/>
        </w:rPr>
        <w:t xml:space="preserve">Table </w:t>
      </w:r>
      <w:r>
        <w:fldChar w:fldCharType="begin"/>
      </w:r>
      <w:r w:rsidRPr="0022564E">
        <w:rPr>
          <w:lang w:val="en-US"/>
        </w:rPr>
        <w:instrText xml:space="preserve"> SEQ Table \* ARABIC </w:instrText>
      </w:r>
      <w:r>
        <w:fldChar w:fldCharType="separate"/>
      </w:r>
      <w:r w:rsidRPr="0022564E">
        <w:rPr>
          <w:noProof/>
          <w:lang w:val="en-US"/>
        </w:rPr>
        <w:t>2</w:t>
      </w:r>
      <w:r>
        <w:fldChar w:fldCharType="end"/>
      </w:r>
      <w:r w:rsidRPr="0022564E">
        <w:rPr>
          <w:lang w:val="en-US"/>
        </w:rPr>
        <w:t>: Comparison of baseline characteristics between completers and non-completers</w:t>
      </w:r>
    </w:p>
    <w:tbl>
      <w:tblPr>
        <w:tblStyle w:val="Tabellrutenett"/>
        <w:tblW w:w="0" w:type="auto"/>
        <w:tblLook w:val="04A0" w:firstRow="1" w:lastRow="0" w:firstColumn="1" w:lastColumn="0" w:noHBand="0" w:noVBand="1"/>
        <w:tblCaption w:val="Table X: Comparison of baseline characteristics between completers and non-completers"/>
        <w:tblDescription w:val="Categorical variables are presented as counts and percentages, and continuous variables are presented as mean ± standard deviation."/>
      </w:tblPr>
      <w:tblGrid>
        <w:gridCol w:w="2689"/>
        <w:gridCol w:w="1842"/>
        <w:gridCol w:w="1701"/>
        <w:gridCol w:w="1018"/>
      </w:tblGrid>
      <w:tr w:rsidR="00797254" w14:paraId="4D3C1656" w14:textId="77777777" w:rsidTr="00797254">
        <w:tc>
          <w:tcPr>
            <w:tcW w:w="2689" w:type="dxa"/>
          </w:tcPr>
          <w:p w14:paraId="7DC06652" w14:textId="77777777" w:rsidR="00797254" w:rsidRPr="00797254" w:rsidRDefault="00797254" w:rsidP="00376553">
            <w:pPr>
              <w:rPr>
                <w:rFonts w:ascii="Times New Roman" w:hAnsi="Times New Roman" w:cs="Times New Roman"/>
                <w:sz w:val="20"/>
                <w:szCs w:val="20"/>
                <w:lang w:val="en-US"/>
              </w:rPr>
            </w:pPr>
          </w:p>
        </w:tc>
        <w:tc>
          <w:tcPr>
            <w:tcW w:w="1842" w:type="dxa"/>
          </w:tcPr>
          <w:p w14:paraId="59224F73" w14:textId="71E76248"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Completer</w:t>
            </w:r>
            <w:ins w:id="92" w:author="Anne Mette Rustaden" w:date="2026-03-16T14:00:00Z" w16du:dateUtc="2026-03-16T13:00:00Z">
              <w:r w:rsidR="00A2156C">
                <w:rPr>
                  <w:rFonts w:ascii="Times New Roman" w:hAnsi="Times New Roman" w:cs="Times New Roman"/>
                  <w:b/>
                  <w:bCs/>
                  <w:sz w:val="20"/>
                  <w:szCs w:val="20"/>
                  <w:lang w:val="en-US"/>
                </w:rPr>
                <w:t>s</w:t>
              </w:r>
            </w:ins>
          </w:p>
        </w:tc>
        <w:tc>
          <w:tcPr>
            <w:tcW w:w="1701" w:type="dxa"/>
          </w:tcPr>
          <w:p w14:paraId="144ECBC4" w14:textId="3DE6086C"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Non-completer</w:t>
            </w:r>
            <w:ins w:id="93" w:author="Anne Mette Rustaden" w:date="2026-03-16T14:00:00Z" w16du:dateUtc="2026-03-16T13:00:00Z">
              <w:r w:rsidR="00A2156C">
                <w:rPr>
                  <w:rFonts w:ascii="Times New Roman" w:hAnsi="Times New Roman" w:cs="Times New Roman"/>
                  <w:b/>
                  <w:bCs/>
                  <w:sz w:val="20"/>
                  <w:szCs w:val="20"/>
                  <w:lang w:val="en-US"/>
                </w:rPr>
                <w:t>s</w:t>
              </w:r>
            </w:ins>
          </w:p>
        </w:tc>
        <w:tc>
          <w:tcPr>
            <w:tcW w:w="1018" w:type="dxa"/>
          </w:tcPr>
          <w:p w14:paraId="2DEBE1A4" w14:textId="503E02D7"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p-value</w:t>
            </w:r>
          </w:p>
        </w:tc>
      </w:tr>
      <w:tr w:rsidR="00797254" w14:paraId="0D07F34E" w14:textId="77777777" w:rsidTr="00797254">
        <w:tc>
          <w:tcPr>
            <w:tcW w:w="2689" w:type="dxa"/>
          </w:tcPr>
          <w:p w14:paraId="3080FF30" w14:textId="26B80F73"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n</w:t>
            </w:r>
          </w:p>
        </w:tc>
        <w:tc>
          <w:tcPr>
            <w:tcW w:w="1842" w:type="dxa"/>
          </w:tcPr>
          <w:p w14:paraId="5FCAB159" w14:textId="015F7484"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52</w:t>
            </w:r>
          </w:p>
        </w:tc>
        <w:tc>
          <w:tcPr>
            <w:tcW w:w="1701" w:type="dxa"/>
          </w:tcPr>
          <w:p w14:paraId="7E028629" w14:textId="6168C922"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18</w:t>
            </w:r>
          </w:p>
        </w:tc>
        <w:tc>
          <w:tcPr>
            <w:tcW w:w="1018" w:type="dxa"/>
          </w:tcPr>
          <w:p w14:paraId="41E1C323" w14:textId="77777777" w:rsidR="00797254" w:rsidRPr="00797254" w:rsidRDefault="00797254" w:rsidP="00376553">
            <w:pPr>
              <w:rPr>
                <w:rFonts w:ascii="Times New Roman" w:hAnsi="Times New Roman" w:cs="Times New Roman"/>
                <w:sz w:val="20"/>
                <w:szCs w:val="20"/>
                <w:lang w:val="en-US"/>
              </w:rPr>
            </w:pPr>
          </w:p>
        </w:tc>
      </w:tr>
      <w:tr w:rsidR="00797254" w14:paraId="0B1054D7" w14:textId="77777777" w:rsidTr="00797254">
        <w:tc>
          <w:tcPr>
            <w:tcW w:w="2689" w:type="dxa"/>
          </w:tcPr>
          <w:p w14:paraId="779E27E5" w14:textId="17A60111" w:rsidR="00797254" w:rsidRPr="00797254" w:rsidRDefault="00797254" w:rsidP="00376553">
            <w:pPr>
              <w:rPr>
                <w:rFonts w:ascii="Times New Roman" w:hAnsi="Times New Roman" w:cs="Times New Roman"/>
                <w:sz w:val="20"/>
                <w:szCs w:val="20"/>
                <w:lang w:val="en-US"/>
              </w:rPr>
            </w:pPr>
            <w:r w:rsidRPr="00797254">
              <w:rPr>
                <w:rFonts w:ascii="Times New Roman" w:hAnsi="Times New Roman" w:cs="Times New Roman"/>
                <w:b/>
                <w:bCs/>
                <w:sz w:val="20"/>
                <w:szCs w:val="20"/>
                <w:lang w:val="en-US"/>
              </w:rPr>
              <w:t>Age group</w:t>
            </w:r>
            <w:r>
              <w:rPr>
                <w:rFonts w:ascii="Times New Roman" w:hAnsi="Times New Roman" w:cs="Times New Roman"/>
                <w:sz w:val="20"/>
                <w:szCs w:val="20"/>
                <w:lang w:val="en-US"/>
              </w:rPr>
              <w:t xml:space="preserve"> (%)</w:t>
            </w:r>
          </w:p>
        </w:tc>
        <w:tc>
          <w:tcPr>
            <w:tcW w:w="1842" w:type="dxa"/>
          </w:tcPr>
          <w:p w14:paraId="096D8384" w14:textId="77777777" w:rsidR="00797254" w:rsidRPr="00797254" w:rsidRDefault="00797254" w:rsidP="00376553">
            <w:pPr>
              <w:rPr>
                <w:rFonts w:ascii="Times New Roman" w:hAnsi="Times New Roman" w:cs="Times New Roman"/>
                <w:sz w:val="20"/>
                <w:szCs w:val="20"/>
                <w:lang w:val="en-US"/>
              </w:rPr>
            </w:pPr>
          </w:p>
        </w:tc>
        <w:tc>
          <w:tcPr>
            <w:tcW w:w="1701" w:type="dxa"/>
          </w:tcPr>
          <w:p w14:paraId="495B1414" w14:textId="77777777" w:rsidR="00797254" w:rsidRPr="00797254" w:rsidRDefault="00797254" w:rsidP="00376553">
            <w:pPr>
              <w:rPr>
                <w:rFonts w:ascii="Times New Roman" w:hAnsi="Times New Roman" w:cs="Times New Roman"/>
                <w:sz w:val="20"/>
                <w:szCs w:val="20"/>
                <w:lang w:val="en-US"/>
              </w:rPr>
            </w:pPr>
          </w:p>
        </w:tc>
        <w:tc>
          <w:tcPr>
            <w:tcW w:w="1018" w:type="dxa"/>
          </w:tcPr>
          <w:p w14:paraId="461E14CA" w14:textId="77F6ADD0"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0.491</w:t>
            </w:r>
          </w:p>
        </w:tc>
      </w:tr>
      <w:tr w:rsidR="00797254" w14:paraId="3A17EB28" w14:textId="77777777" w:rsidTr="00797254">
        <w:tc>
          <w:tcPr>
            <w:tcW w:w="2689" w:type="dxa"/>
          </w:tcPr>
          <w:p w14:paraId="0EAB1EA0" w14:textId="78F6E5C4"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Young adults</w:t>
            </w:r>
          </w:p>
        </w:tc>
        <w:tc>
          <w:tcPr>
            <w:tcW w:w="1842" w:type="dxa"/>
          </w:tcPr>
          <w:p w14:paraId="55C28CC8" w14:textId="7CC81088"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Pr>
          <w:p w14:paraId="239FB863" w14:textId="1A708D3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1(5.6)</w:t>
            </w:r>
          </w:p>
        </w:tc>
        <w:tc>
          <w:tcPr>
            <w:tcW w:w="1018" w:type="dxa"/>
          </w:tcPr>
          <w:p w14:paraId="41717EBD" w14:textId="77777777" w:rsidR="00797254" w:rsidRPr="00797254" w:rsidRDefault="00797254" w:rsidP="00797254">
            <w:pPr>
              <w:rPr>
                <w:rFonts w:ascii="Times New Roman" w:hAnsi="Times New Roman" w:cs="Times New Roman"/>
                <w:sz w:val="20"/>
                <w:szCs w:val="20"/>
                <w:lang w:val="en-US"/>
              </w:rPr>
            </w:pPr>
          </w:p>
        </w:tc>
      </w:tr>
      <w:tr w:rsidR="00797254" w14:paraId="2BC0279C" w14:textId="77777777" w:rsidTr="00797254">
        <w:tc>
          <w:tcPr>
            <w:tcW w:w="2689" w:type="dxa"/>
          </w:tcPr>
          <w:p w14:paraId="5735EA16" w14:textId="32D97A3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Middle-aged adults</w:t>
            </w:r>
          </w:p>
        </w:tc>
        <w:tc>
          <w:tcPr>
            <w:tcW w:w="1842" w:type="dxa"/>
          </w:tcPr>
          <w:p w14:paraId="4A62443B" w14:textId="40A17421"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17 (32.7)</w:t>
            </w:r>
          </w:p>
        </w:tc>
        <w:tc>
          <w:tcPr>
            <w:tcW w:w="1701" w:type="dxa"/>
          </w:tcPr>
          <w:p w14:paraId="36E0570A" w14:textId="09B0CD7C"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9 (50.0)</w:t>
            </w:r>
          </w:p>
        </w:tc>
        <w:tc>
          <w:tcPr>
            <w:tcW w:w="1018" w:type="dxa"/>
          </w:tcPr>
          <w:p w14:paraId="5777D8AC" w14:textId="77777777" w:rsidR="00797254" w:rsidRPr="00797254" w:rsidRDefault="00797254" w:rsidP="00797254">
            <w:pPr>
              <w:rPr>
                <w:rFonts w:ascii="Times New Roman" w:hAnsi="Times New Roman" w:cs="Times New Roman"/>
                <w:sz w:val="20"/>
                <w:szCs w:val="20"/>
                <w:lang w:val="en-US"/>
              </w:rPr>
            </w:pPr>
          </w:p>
        </w:tc>
      </w:tr>
      <w:tr w:rsidR="00797254" w14:paraId="6100F7DC" w14:textId="77777777" w:rsidTr="00797254">
        <w:tc>
          <w:tcPr>
            <w:tcW w:w="2689" w:type="dxa"/>
          </w:tcPr>
          <w:p w14:paraId="26A64EBD" w14:textId="5C32DDCF"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Older adults</w:t>
            </w:r>
          </w:p>
        </w:tc>
        <w:tc>
          <w:tcPr>
            <w:tcW w:w="1842" w:type="dxa"/>
          </w:tcPr>
          <w:p w14:paraId="55277696" w14:textId="7508F6BE"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31 (59.6)</w:t>
            </w:r>
          </w:p>
        </w:tc>
        <w:tc>
          <w:tcPr>
            <w:tcW w:w="1701" w:type="dxa"/>
          </w:tcPr>
          <w:p w14:paraId="65FD2EBC" w14:textId="6D33F60D"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8 (44.4)</w:t>
            </w:r>
          </w:p>
        </w:tc>
        <w:tc>
          <w:tcPr>
            <w:tcW w:w="1018" w:type="dxa"/>
          </w:tcPr>
          <w:p w14:paraId="3CF6BEC2" w14:textId="77777777" w:rsidR="00797254" w:rsidRPr="00797254" w:rsidRDefault="00797254" w:rsidP="00797254">
            <w:pPr>
              <w:rPr>
                <w:rFonts w:ascii="Times New Roman" w:hAnsi="Times New Roman" w:cs="Times New Roman"/>
                <w:sz w:val="20"/>
                <w:szCs w:val="20"/>
                <w:lang w:val="en-US"/>
              </w:rPr>
            </w:pPr>
          </w:p>
        </w:tc>
      </w:tr>
      <w:tr w:rsidR="00797254" w14:paraId="5F76A78C" w14:textId="77777777" w:rsidTr="00797254">
        <w:tc>
          <w:tcPr>
            <w:tcW w:w="2689" w:type="dxa"/>
          </w:tcPr>
          <w:p w14:paraId="72423761" w14:textId="267426C4"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The oldest old</w:t>
            </w:r>
          </w:p>
        </w:tc>
        <w:tc>
          <w:tcPr>
            <w:tcW w:w="1842" w:type="dxa"/>
          </w:tcPr>
          <w:p w14:paraId="71536E42" w14:textId="3693652E"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Pr>
          <w:p w14:paraId="28B9DB14" w14:textId="09E721FD"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7D1666E7" w14:textId="77777777" w:rsidR="00797254" w:rsidRPr="00797254" w:rsidRDefault="00797254" w:rsidP="00797254">
            <w:pPr>
              <w:rPr>
                <w:rFonts w:ascii="Times New Roman" w:hAnsi="Times New Roman" w:cs="Times New Roman"/>
                <w:sz w:val="20"/>
                <w:szCs w:val="20"/>
                <w:lang w:val="en-US"/>
              </w:rPr>
            </w:pPr>
          </w:p>
        </w:tc>
      </w:tr>
      <w:tr w:rsidR="00797254" w14:paraId="366C3DDA" w14:textId="77777777" w:rsidTr="00797254">
        <w:tc>
          <w:tcPr>
            <w:tcW w:w="2689" w:type="dxa"/>
          </w:tcPr>
          <w:p w14:paraId="266E58E3" w14:textId="154168CE"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Gender (%)</w:t>
            </w:r>
          </w:p>
        </w:tc>
        <w:tc>
          <w:tcPr>
            <w:tcW w:w="1842" w:type="dxa"/>
          </w:tcPr>
          <w:p w14:paraId="7254B3D6" w14:textId="77777777" w:rsidR="00797254" w:rsidRPr="00797254" w:rsidRDefault="00797254" w:rsidP="00797254">
            <w:pPr>
              <w:rPr>
                <w:rFonts w:ascii="Times New Roman" w:hAnsi="Times New Roman" w:cs="Times New Roman"/>
                <w:sz w:val="20"/>
                <w:szCs w:val="20"/>
                <w:lang w:val="en-US"/>
              </w:rPr>
            </w:pPr>
          </w:p>
        </w:tc>
        <w:tc>
          <w:tcPr>
            <w:tcW w:w="1701" w:type="dxa"/>
          </w:tcPr>
          <w:p w14:paraId="3683FB80" w14:textId="77777777" w:rsidR="00797254" w:rsidRPr="00797254" w:rsidRDefault="00797254" w:rsidP="00797254">
            <w:pPr>
              <w:rPr>
                <w:rFonts w:ascii="Times New Roman" w:hAnsi="Times New Roman" w:cs="Times New Roman"/>
                <w:sz w:val="20"/>
                <w:szCs w:val="20"/>
                <w:lang w:val="en-US"/>
              </w:rPr>
            </w:pPr>
          </w:p>
        </w:tc>
        <w:tc>
          <w:tcPr>
            <w:tcW w:w="1018" w:type="dxa"/>
          </w:tcPr>
          <w:p w14:paraId="0054206A" w14:textId="2A8942EC"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1.000</w:t>
            </w:r>
          </w:p>
        </w:tc>
      </w:tr>
      <w:tr w:rsidR="00797254" w14:paraId="0EF0A997" w14:textId="77777777" w:rsidTr="00797254">
        <w:tc>
          <w:tcPr>
            <w:tcW w:w="2689" w:type="dxa"/>
          </w:tcPr>
          <w:p w14:paraId="59CFE37E" w14:textId="5455929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 xml:space="preserve">Female </w:t>
            </w:r>
          </w:p>
        </w:tc>
        <w:tc>
          <w:tcPr>
            <w:tcW w:w="1842" w:type="dxa"/>
          </w:tcPr>
          <w:p w14:paraId="175735EA" w14:textId="1A835442"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37 (71.2)</w:t>
            </w:r>
          </w:p>
        </w:tc>
        <w:tc>
          <w:tcPr>
            <w:tcW w:w="1701" w:type="dxa"/>
          </w:tcPr>
          <w:p w14:paraId="07BBFD05" w14:textId="53CBDE8B"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13 (72.2)</w:t>
            </w:r>
          </w:p>
        </w:tc>
        <w:tc>
          <w:tcPr>
            <w:tcW w:w="1018" w:type="dxa"/>
          </w:tcPr>
          <w:p w14:paraId="51E66655" w14:textId="77777777" w:rsidR="00797254" w:rsidRPr="00797254" w:rsidRDefault="00797254" w:rsidP="00797254">
            <w:pPr>
              <w:rPr>
                <w:rFonts w:ascii="Times New Roman" w:hAnsi="Times New Roman" w:cs="Times New Roman"/>
                <w:sz w:val="20"/>
                <w:szCs w:val="20"/>
                <w:lang w:val="en-US"/>
              </w:rPr>
            </w:pPr>
          </w:p>
        </w:tc>
      </w:tr>
      <w:tr w:rsidR="00797254" w14:paraId="0C22ED6D" w14:textId="77777777" w:rsidTr="00797254">
        <w:tc>
          <w:tcPr>
            <w:tcW w:w="2689" w:type="dxa"/>
          </w:tcPr>
          <w:p w14:paraId="7A229044" w14:textId="3D6AFA8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Male</w:t>
            </w:r>
          </w:p>
        </w:tc>
        <w:tc>
          <w:tcPr>
            <w:tcW w:w="1842" w:type="dxa"/>
          </w:tcPr>
          <w:p w14:paraId="1B056842" w14:textId="417DE25B"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15 (28.8)</w:t>
            </w:r>
          </w:p>
        </w:tc>
        <w:tc>
          <w:tcPr>
            <w:tcW w:w="1701" w:type="dxa"/>
          </w:tcPr>
          <w:p w14:paraId="397D6081" w14:textId="47EAAC93"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5 (27.8)</w:t>
            </w:r>
          </w:p>
        </w:tc>
        <w:tc>
          <w:tcPr>
            <w:tcW w:w="1018" w:type="dxa"/>
          </w:tcPr>
          <w:p w14:paraId="19EBF501" w14:textId="77777777" w:rsidR="00797254" w:rsidRPr="00797254" w:rsidRDefault="00797254" w:rsidP="00797254">
            <w:pPr>
              <w:rPr>
                <w:rFonts w:ascii="Times New Roman" w:hAnsi="Times New Roman" w:cs="Times New Roman"/>
                <w:sz w:val="20"/>
                <w:szCs w:val="20"/>
                <w:lang w:val="en-US"/>
              </w:rPr>
            </w:pPr>
          </w:p>
        </w:tc>
      </w:tr>
      <w:tr w:rsidR="00797254" w14:paraId="786007AB" w14:textId="77777777" w:rsidTr="00797254">
        <w:tc>
          <w:tcPr>
            <w:tcW w:w="2689" w:type="dxa"/>
          </w:tcPr>
          <w:p w14:paraId="397289EF" w14:textId="5C527CFC" w:rsidR="00797254" w:rsidRPr="00797254" w:rsidRDefault="00797254" w:rsidP="00797254">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Cancer diagnosis</w:t>
            </w:r>
          </w:p>
        </w:tc>
        <w:tc>
          <w:tcPr>
            <w:tcW w:w="1842" w:type="dxa"/>
          </w:tcPr>
          <w:p w14:paraId="7A2268EB" w14:textId="77777777" w:rsidR="00797254" w:rsidRDefault="00797254" w:rsidP="00797254">
            <w:pPr>
              <w:rPr>
                <w:rFonts w:ascii="Times New Roman" w:hAnsi="Times New Roman" w:cs="Times New Roman"/>
                <w:sz w:val="20"/>
                <w:szCs w:val="20"/>
                <w:lang w:val="en-US"/>
              </w:rPr>
            </w:pPr>
          </w:p>
        </w:tc>
        <w:tc>
          <w:tcPr>
            <w:tcW w:w="1701" w:type="dxa"/>
          </w:tcPr>
          <w:p w14:paraId="151FEA12" w14:textId="77777777" w:rsidR="00797254" w:rsidRDefault="00797254" w:rsidP="00797254">
            <w:pPr>
              <w:rPr>
                <w:rFonts w:ascii="Times New Roman" w:hAnsi="Times New Roman" w:cs="Times New Roman"/>
                <w:sz w:val="20"/>
                <w:szCs w:val="20"/>
                <w:lang w:val="en-US"/>
              </w:rPr>
            </w:pPr>
          </w:p>
        </w:tc>
        <w:tc>
          <w:tcPr>
            <w:tcW w:w="1018" w:type="dxa"/>
          </w:tcPr>
          <w:p w14:paraId="04638132" w14:textId="45BA5D6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0.231</w:t>
            </w:r>
          </w:p>
        </w:tc>
      </w:tr>
      <w:tr w:rsidR="00797254" w14:paraId="110D4DEA" w14:textId="77777777" w:rsidTr="00797254">
        <w:tc>
          <w:tcPr>
            <w:tcW w:w="2689" w:type="dxa"/>
          </w:tcPr>
          <w:p w14:paraId="3BB0E054" w14:textId="41D46E6B"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Breast cancer</w:t>
            </w:r>
          </w:p>
        </w:tc>
        <w:tc>
          <w:tcPr>
            <w:tcW w:w="1842" w:type="dxa"/>
          </w:tcPr>
          <w:p w14:paraId="0B9AD96D" w14:textId="412F7BB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20 (38.5)</w:t>
            </w:r>
          </w:p>
        </w:tc>
        <w:tc>
          <w:tcPr>
            <w:tcW w:w="1701" w:type="dxa"/>
          </w:tcPr>
          <w:p w14:paraId="4E93D515" w14:textId="5FE90BA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9 (50.0)</w:t>
            </w:r>
          </w:p>
        </w:tc>
        <w:tc>
          <w:tcPr>
            <w:tcW w:w="1018" w:type="dxa"/>
          </w:tcPr>
          <w:p w14:paraId="18626019" w14:textId="77777777" w:rsidR="00797254" w:rsidRPr="00797254" w:rsidRDefault="00797254" w:rsidP="00797254">
            <w:pPr>
              <w:rPr>
                <w:rFonts w:ascii="Times New Roman" w:hAnsi="Times New Roman" w:cs="Times New Roman"/>
                <w:sz w:val="20"/>
                <w:szCs w:val="20"/>
                <w:lang w:val="en-US"/>
              </w:rPr>
            </w:pPr>
          </w:p>
        </w:tc>
      </w:tr>
      <w:tr w:rsidR="00797254" w14:paraId="49975AA0" w14:textId="77777777" w:rsidTr="00797254">
        <w:tc>
          <w:tcPr>
            <w:tcW w:w="2689" w:type="dxa"/>
          </w:tcPr>
          <w:p w14:paraId="7EF75B5E" w14:textId="0D9CD32B"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Gynecological cancer</w:t>
            </w:r>
          </w:p>
        </w:tc>
        <w:tc>
          <w:tcPr>
            <w:tcW w:w="1842" w:type="dxa"/>
          </w:tcPr>
          <w:p w14:paraId="72791D68" w14:textId="11D3B2B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 (5.8)</w:t>
            </w:r>
          </w:p>
        </w:tc>
        <w:tc>
          <w:tcPr>
            <w:tcW w:w="1701" w:type="dxa"/>
          </w:tcPr>
          <w:p w14:paraId="2B6A0D27" w14:textId="57E1C87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1E875A13" w14:textId="77777777" w:rsidR="00797254" w:rsidRPr="00797254" w:rsidRDefault="00797254" w:rsidP="00797254">
            <w:pPr>
              <w:rPr>
                <w:rFonts w:ascii="Times New Roman" w:hAnsi="Times New Roman" w:cs="Times New Roman"/>
                <w:sz w:val="20"/>
                <w:szCs w:val="20"/>
                <w:lang w:val="en-US"/>
              </w:rPr>
            </w:pPr>
          </w:p>
        </w:tc>
      </w:tr>
      <w:tr w:rsidR="00797254" w14:paraId="489C8145" w14:textId="77777777" w:rsidTr="00797254">
        <w:tc>
          <w:tcPr>
            <w:tcW w:w="2689" w:type="dxa"/>
          </w:tcPr>
          <w:p w14:paraId="35B67889" w14:textId="545DD95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Blood cancer</w:t>
            </w:r>
          </w:p>
        </w:tc>
        <w:tc>
          <w:tcPr>
            <w:tcW w:w="1842" w:type="dxa"/>
          </w:tcPr>
          <w:p w14:paraId="343AE9F3" w14:textId="5A491FC1"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 (5.8)</w:t>
            </w:r>
          </w:p>
        </w:tc>
        <w:tc>
          <w:tcPr>
            <w:tcW w:w="1701" w:type="dxa"/>
          </w:tcPr>
          <w:p w14:paraId="532DE25F" w14:textId="363D2A8B"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22524136" w14:textId="77777777" w:rsidR="00797254" w:rsidRPr="00797254" w:rsidRDefault="00797254" w:rsidP="00797254">
            <w:pPr>
              <w:rPr>
                <w:rFonts w:ascii="Times New Roman" w:hAnsi="Times New Roman" w:cs="Times New Roman"/>
                <w:sz w:val="20"/>
                <w:szCs w:val="20"/>
                <w:lang w:val="en-US"/>
              </w:rPr>
            </w:pPr>
          </w:p>
        </w:tc>
      </w:tr>
      <w:tr w:rsidR="00797254" w14:paraId="73CFC834" w14:textId="77777777" w:rsidTr="00797254">
        <w:tc>
          <w:tcPr>
            <w:tcW w:w="2689" w:type="dxa"/>
          </w:tcPr>
          <w:p w14:paraId="5121C3C9" w14:textId="2F6875DD"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Lymphoma</w:t>
            </w:r>
          </w:p>
        </w:tc>
        <w:tc>
          <w:tcPr>
            <w:tcW w:w="1842" w:type="dxa"/>
          </w:tcPr>
          <w:p w14:paraId="1760E67D" w14:textId="6F912AC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6 (11.5)</w:t>
            </w:r>
          </w:p>
        </w:tc>
        <w:tc>
          <w:tcPr>
            <w:tcW w:w="1701" w:type="dxa"/>
          </w:tcPr>
          <w:p w14:paraId="7B771589" w14:textId="3BA85A6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(11.1)</w:t>
            </w:r>
          </w:p>
        </w:tc>
        <w:tc>
          <w:tcPr>
            <w:tcW w:w="1018" w:type="dxa"/>
          </w:tcPr>
          <w:p w14:paraId="22821797" w14:textId="77777777" w:rsidR="00797254" w:rsidRPr="00797254" w:rsidRDefault="00797254" w:rsidP="00797254">
            <w:pPr>
              <w:rPr>
                <w:rFonts w:ascii="Times New Roman" w:hAnsi="Times New Roman" w:cs="Times New Roman"/>
                <w:sz w:val="20"/>
                <w:szCs w:val="20"/>
                <w:lang w:val="en-US"/>
              </w:rPr>
            </w:pPr>
          </w:p>
        </w:tc>
      </w:tr>
      <w:tr w:rsidR="00797254" w14:paraId="01159705" w14:textId="77777777" w:rsidTr="00797254">
        <w:tc>
          <w:tcPr>
            <w:tcW w:w="2689" w:type="dxa"/>
          </w:tcPr>
          <w:p w14:paraId="3EC877A2" w14:textId="557E782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Prostate cancer</w:t>
            </w:r>
          </w:p>
        </w:tc>
        <w:tc>
          <w:tcPr>
            <w:tcW w:w="1842" w:type="dxa"/>
          </w:tcPr>
          <w:p w14:paraId="2BA26AD4" w14:textId="525F7029"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6 (11.5)</w:t>
            </w:r>
          </w:p>
        </w:tc>
        <w:tc>
          <w:tcPr>
            <w:tcW w:w="1701" w:type="dxa"/>
          </w:tcPr>
          <w:p w14:paraId="10E90CDA" w14:textId="0DF5191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579EC5C2" w14:textId="77777777" w:rsidR="00797254" w:rsidRPr="00797254" w:rsidRDefault="00797254" w:rsidP="00797254">
            <w:pPr>
              <w:rPr>
                <w:rFonts w:ascii="Times New Roman" w:hAnsi="Times New Roman" w:cs="Times New Roman"/>
                <w:sz w:val="20"/>
                <w:szCs w:val="20"/>
                <w:lang w:val="en-US"/>
              </w:rPr>
            </w:pPr>
          </w:p>
        </w:tc>
      </w:tr>
      <w:tr w:rsidR="00797254" w14:paraId="602F3DA8" w14:textId="77777777" w:rsidTr="00797254">
        <w:tc>
          <w:tcPr>
            <w:tcW w:w="2689" w:type="dxa"/>
          </w:tcPr>
          <w:p w14:paraId="0494080F" w14:textId="6FD433FA"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Oral and pharyngeal cancer</w:t>
            </w:r>
          </w:p>
        </w:tc>
        <w:tc>
          <w:tcPr>
            <w:tcW w:w="1842" w:type="dxa"/>
          </w:tcPr>
          <w:p w14:paraId="3E05D648" w14:textId="073A51D1"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Pr>
          <w:p w14:paraId="00FA4FCB" w14:textId="47DF82E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1DD3C4BD" w14:textId="77777777" w:rsidR="00797254" w:rsidRPr="00797254" w:rsidRDefault="00797254" w:rsidP="00797254">
            <w:pPr>
              <w:rPr>
                <w:rFonts w:ascii="Times New Roman" w:hAnsi="Times New Roman" w:cs="Times New Roman"/>
                <w:sz w:val="20"/>
                <w:szCs w:val="20"/>
                <w:lang w:val="en-US"/>
              </w:rPr>
            </w:pPr>
          </w:p>
        </w:tc>
      </w:tr>
      <w:tr w:rsidR="00797254" w14:paraId="2E55FABE" w14:textId="77777777" w:rsidTr="00797254">
        <w:tc>
          <w:tcPr>
            <w:tcW w:w="2689" w:type="dxa"/>
          </w:tcPr>
          <w:p w14:paraId="046E0F42" w14:textId="3ADAE66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Gastrointestinal cancer</w:t>
            </w:r>
          </w:p>
        </w:tc>
        <w:tc>
          <w:tcPr>
            <w:tcW w:w="1842" w:type="dxa"/>
          </w:tcPr>
          <w:p w14:paraId="0D4BF6D3" w14:textId="3FC9DBE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7 (13.5)</w:t>
            </w:r>
          </w:p>
        </w:tc>
        <w:tc>
          <w:tcPr>
            <w:tcW w:w="1701" w:type="dxa"/>
          </w:tcPr>
          <w:p w14:paraId="3648B7B2" w14:textId="27CD0748"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1EBC069A" w14:textId="77777777" w:rsidR="00797254" w:rsidRPr="00797254" w:rsidRDefault="00797254" w:rsidP="00797254">
            <w:pPr>
              <w:rPr>
                <w:rFonts w:ascii="Times New Roman" w:hAnsi="Times New Roman" w:cs="Times New Roman"/>
                <w:sz w:val="20"/>
                <w:szCs w:val="20"/>
                <w:lang w:val="en-US"/>
              </w:rPr>
            </w:pPr>
          </w:p>
        </w:tc>
      </w:tr>
      <w:tr w:rsidR="00797254" w14:paraId="362C50D8" w14:textId="77777777" w:rsidTr="00797254">
        <w:tc>
          <w:tcPr>
            <w:tcW w:w="2689" w:type="dxa"/>
          </w:tcPr>
          <w:p w14:paraId="0668F647" w14:textId="7AC6869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Testicular cancer</w:t>
            </w:r>
          </w:p>
        </w:tc>
        <w:tc>
          <w:tcPr>
            <w:tcW w:w="1842" w:type="dxa"/>
          </w:tcPr>
          <w:p w14:paraId="03BCC814" w14:textId="3B463CEC"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7C546946" w14:textId="573A134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4D57A39B" w14:textId="77777777" w:rsidR="00797254" w:rsidRPr="00797254" w:rsidRDefault="00797254" w:rsidP="00797254">
            <w:pPr>
              <w:rPr>
                <w:rFonts w:ascii="Times New Roman" w:hAnsi="Times New Roman" w:cs="Times New Roman"/>
                <w:sz w:val="20"/>
                <w:szCs w:val="20"/>
                <w:lang w:val="en-US"/>
              </w:rPr>
            </w:pPr>
          </w:p>
        </w:tc>
      </w:tr>
      <w:tr w:rsidR="00797254" w14:paraId="20C04A5D" w14:textId="77777777" w:rsidTr="00797254">
        <w:tc>
          <w:tcPr>
            <w:tcW w:w="2689" w:type="dxa"/>
          </w:tcPr>
          <w:p w14:paraId="43BD4C13" w14:textId="2D262207"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lastRenderedPageBreak/>
              <w:t>Lung cancer</w:t>
            </w:r>
          </w:p>
        </w:tc>
        <w:tc>
          <w:tcPr>
            <w:tcW w:w="1842" w:type="dxa"/>
          </w:tcPr>
          <w:p w14:paraId="501C4AB2" w14:textId="293647BB"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686A67AD" w14:textId="72145FF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55184FF5" w14:textId="77777777" w:rsidR="00797254" w:rsidRPr="00797254" w:rsidRDefault="00797254" w:rsidP="00797254">
            <w:pPr>
              <w:rPr>
                <w:rFonts w:ascii="Times New Roman" w:hAnsi="Times New Roman" w:cs="Times New Roman"/>
                <w:sz w:val="20"/>
                <w:szCs w:val="20"/>
                <w:lang w:val="en-US"/>
              </w:rPr>
            </w:pPr>
          </w:p>
        </w:tc>
      </w:tr>
      <w:tr w:rsidR="00797254" w14:paraId="68423281" w14:textId="77777777" w:rsidTr="00797254">
        <w:tc>
          <w:tcPr>
            <w:tcW w:w="2689" w:type="dxa"/>
          </w:tcPr>
          <w:p w14:paraId="70BE20D5" w14:textId="2AF431D9"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Melanoma</w:t>
            </w:r>
          </w:p>
        </w:tc>
        <w:tc>
          <w:tcPr>
            <w:tcW w:w="1842" w:type="dxa"/>
          </w:tcPr>
          <w:p w14:paraId="48FE75C7" w14:textId="7C2239EE"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64F92A6F" w14:textId="64D0882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45DDC7AE" w14:textId="77777777" w:rsidR="00797254" w:rsidRPr="00797254" w:rsidRDefault="00797254" w:rsidP="00797254">
            <w:pPr>
              <w:rPr>
                <w:rFonts w:ascii="Times New Roman" w:hAnsi="Times New Roman" w:cs="Times New Roman"/>
                <w:sz w:val="20"/>
                <w:szCs w:val="20"/>
                <w:lang w:val="en-US"/>
              </w:rPr>
            </w:pPr>
          </w:p>
        </w:tc>
      </w:tr>
      <w:tr w:rsidR="00797254" w14:paraId="68222736" w14:textId="77777777" w:rsidTr="00797254">
        <w:tc>
          <w:tcPr>
            <w:tcW w:w="2689" w:type="dxa"/>
          </w:tcPr>
          <w:p w14:paraId="7C1A0E09" w14:textId="75291A5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Bone cancer</w:t>
            </w:r>
          </w:p>
        </w:tc>
        <w:tc>
          <w:tcPr>
            <w:tcW w:w="1842" w:type="dxa"/>
          </w:tcPr>
          <w:p w14:paraId="0E9965F6" w14:textId="1375C8C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2DE9370E" w14:textId="0BE8BE6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66F1DFC3" w14:textId="77777777" w:rsidR="00797254" w:rsidRPr="00797254" w:rsidRDefault="00797254" w:rsidP="00797254">
            <w:pPr>
              <w:rPr>
                <w:rFonts w:ascii="Times New Roman" w:hAnsi="Times New Roman" w:cs="Times New Roman"/>
                <w:sz w:val="20"/>
                <w:szCs w:val="20"/>
                <w:lang w:val="en-US"/>
              </w:rPr>
            </w:pPr>
          </w:p>
        </w:tc>
      </w:tr>
      <w:tr w:rsidR="00797254" w14:paraId="247C6833" w14:textId="77777777" w:rsidTr="00797254">
        <w:tc>
          <w:tcPr>
            <w:tcW w:w="2689" w:type="dxa"/>
          </w:tcPr>
          <w:p w14:paraId="664C3358" w14:textId="44E53508" w:rsidR="00797254" w:rsidRPr="00797254" w:rsidRDefault="00797254" w:rsidP="00797254">
            <w:pPr>
              <w:rPr>
                <w:rFonts w:ascii="Times New Roman" w:hAnsi="Times New Roman" w:cs="Times New Roman"/>
                <w:b/>
                <w:bCs/>
                <w:sz w:val="20"/>
                <w:szCs w:val="20"/>
                <w:lang w:val="en-US"/>
              </w:rPr>
            </w:pPr>
            <w:r w:rsidRPr="009D01A4">
              <w:rPr>
                <w:rFonts w:ascii="Times New Roman" w:hAnsi="Times New Roman" w:cs="Times New Roman"/>
                <w:sz w:val="20"/>
                <w:szCs w:val="20"/>
                <w:lang w:val="en-US"/>
              </w:rPr>
              <w:t>Kidney cancer</w:t>
            </w:r>
          </w:p>
        </w:tc>
        <w:tc>
          <w:tcPr>
            <w:tcW w:w="1842" w:type="dxa"/>
          </w:tcPr>
          <w:p w14:paraId="145AA8A3" w14:textId="0B7B1036"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75043DBE" w14:textId="31E05A6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3EC19BA2" w14:textId="77777777" w:rsidR="00797254" w:rsidRPr="00797254" w:rsidRDefault="00797254" w:rsidP="00797254">
            <w:pPr>
              <w:rPr>
                <w:rFonts w:ascii="Times New Roman" w:hAnsi="Times New Roman" w:cs="Times New Roman"/>
                <w:sz w:val="20"/>
                <w:szCs w:val="20"/>
                <w:lang w:val="en-US"/>
              </w:rPr>
            </w:pPr>
          </w:p>
        </w:tc>
      </w:tr>
      <w:tr w:rsidR="00797254" w14:paraId="59B1168F" w14:textId="77777777" w:rsidTr="00797254">
        <w:tc>
          <w:tcPr>
            <w:tcW w:w="2689" w:type="dxa"/>
          </w:tcPr>
          <w:p w14:paraId="19F1353A" w14:textId="28304641"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Blastoma</w:t>
            </w:r>
          </w:p>
        </w:tc>
        <w:tc>
          <w:tcPr>
            <w:tcW w:w="1842" w:type="dxa"/>
          </w:tcPr>
          <w:p w14:paraId="5593B116" w14:textId="5EEFD2F9"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1DFD699E" w14:textId="1CC7363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1DC996F6" w14:textId="77777777" w:rsidR="00797254" w:rsidRPr="00797254" w:rsidRDefault="00797254" w:rsidP="00797254">
            <w:pPr>
              <w:rPr>
                <w:rFonts w:ascii="Times New Roman" w:hAnsi="Times New Roman" w:cs="Times New Roman"/>
                <w:sz w:val="20"/>
                <w:szCs w:val="20"/>
                <w:lang w:val="en-US"/>
              </w:rPr>
            </w:pPr>
          </w:p>
        </w:tc>
      </w:tr>
      <w:tr w:rsidR="00797254" w14:paraId="3F00F42C" w14:textId="77777777" w:rsidTr="00797254">
        <w:tc>
          <w:tcPr>
            <w:tcW w:w="2689" w:type="dxa"/>
          </w:tcPr>
          <w:p w14:paraId="066BC9C0" w14:textId="5F03F6FD"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Pancreatic cancer</w:t>
            </w:r>
          </w:p>
        </w:tc>
        <w:tc>
          <w:tcPr>
            <w:tcW w:w="1842" w:type="dxa"/>
          </w:tcPr>
          <w:p w14:paraId="702784AB" w14:textId="27D82B5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37197D9F" w14:textId="202A78BC"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67F50D02" w14:textId="77777777" w:rsidR="00797254" w:rsidRPr="00797254" w:rsidRDefault="00797254" w:rsidP="00797254">
            <w:pPr>
              <w:rPr>
                <w:rFonts w:ascii="Times New Roman" w:hAnsi="Times New Roman" w:cs="Times New Roman"/>
                <w:sz w:val="20"/>
                <w:szCs w:val="20"/>
                <w:lang w:val="en-US"/>
              </w:rPr>
            </w:pPr>
          </w:p>
        </w:tc>
      </w:tr>
      <w:tr w:rsidR="00797254" w14:paraId="0C641D2A" w14:textId="77777777" w:rsidTr="00797254">
        <w:tc>
          <w:tcPr>
            <w:tcW w:w="2689" w:type="dxa"/>
          </w:tcPr>
          <w:p w14:paraId="60C14983" w14:textId="36273DC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Bladder cancer</w:t>
            </w:r>
          </w:p>
        </w:tc>
        <w:tc>
          <w:tcPr>
            <w:tcW w:w="1842" w:type="dxa"/>
          </w:tcPr>
          <w:p w14:paraId="722E17E1" w14:textId="172B489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6D570527" w14:textId="2EA6CB1E"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3E6D9118" w14:textId="77777777" w:rsidR="00797254" w:rsidRPr="00797254" w:rsidRDefault="00797254" w:rsidP="00797254">
            <w:pPr>
              <w:rPr>
                <w:rFonts w:ascii="Times New Roman" w:hAnsi="Times New Roman" w:cs="Times New Roman"/>
                <w:sz w:val="20"/>
                <w:szCs w:val="20"/>
                <w:lang w:val="en-US"/>
              </w:rPr>
            </w:pPr>
          </w:p>
        </w:tc>
      </w:tr>
      <w:tr w:rsidR="00797254" w14:paraId="0C781298" w14:textId="77777777" w:rsidTr="00797254">
        <w:tc>
          <w:tcPr>
            <w:tcW w:w="2689" w:type="dxa"/>
          </w:tcPr>
          <w:p w14:paraId="00EA3D48" w14:textId="1A79A40E"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Other</w:t>
            </w:r>
          </w:p>
        </w:tc>
        <w:tc>
          <w:tcPr>
            <w:tcW w:w="1842" w:type="dxa"/>
          </w:tcPr>
          <w:p w14:paraId="353D9879" w14:textId="2660FE4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170F1EF8" w14:textId="6116392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3A23DA3C" w14:textId="77777777" w:rsidR="00797254" w:rsidRPr="00797254" w:rsidRDefault="00797254" w:rsidP="00797254">
            <w:pPr>
              <w:rPr>
                <w:rFonts w:ascii="Times New Roman" w:hAnsi="Times New Roman" w:cs="Times New Roman"/>
                <w:sz w:val="20"/>
                <w:szCs w:val="20"/>
                <w:lang w:val="en-US"/>
              </w:rPr>
            </w:pPr>
          </w:p>
        </w:tc>
      </w:tr>
      <w:tr w:rsidR="00797254" w14:paraId="7E14D6FF" w14:textId="77777777" w:rsidTr="00797254">
        <w:tc>
          <w:tcPr>
            <w:tcW w:w="2689" w:type="dxa"/>
          </w:tcPr>
          <w:p w14:paraId="3CADA5CD" w14:textId="67C6B7B4"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b/>
                <w:bCs/>
                <w:sz w:val="20"/>
                <w:szCs w:val="20"/>
                <w:lang w:val="en-US"/>
              </w:rPr>
              <w:t>BMI (mean (SD))</w:t>
            </w:r>
          </w:p>
        </w:tc>
        <w:tc>
          <w:tcPr>
            <w:tcW w:w="1842" w:type="dxa"/>
          </w:tcPr>
          <w:p w14:paraId="6CBE8D46" w14:textId="05B29BE9"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26.50 (4.68)</w:t>
            </w:r>
          </w:p>
        </w:tc>
        <w:tc>
          <w:tcPr>
            <w:tcW w:w="1701" w:type="dxa"/>
          </w:tcPr>
          <w:p w14:paraId="653EB488" w14:textId="7650E64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28.80 (5.30)</w:t>
            </w:r>
          </w:p>
        </w:tc>
        <w:tc>
          <w:tcPr>
            <w:tcW w:w="1018" w:type="dxa"/>
          </w:tcPr>
          <w:p w14:paraId="31A0BA38" w14:textId="7688D0C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0.087</w:t>
            </w:r>
          </w:p>
        </w:tc>
      </w:tr>
    </w:tbl>
    <w:p w14:paraId="28B7B410" w14:textId="77777777" w:rsidR="00797254" w:rsidRDefault="00797254" w:rsidP="00376553">
      <w:pPr>
        <w:rPr>
          <w:rFonts w:ascii="Times New Roman" w:hAnsi="Times New Roman" w:cs="Times New Roman"/>
          <w:lang w:val="en-US"/>
        </w:rPr>
      </w:pPr>
    </w:p>
    <w:p w14:paraId="1882A989" w14:textId="4C33F8E8" w:rsidR="0022564E" w:rsidRDefault="0022564E" w:rsidP="00376553">
      <w:pPr>
        <w:rPr>
          <w:rFonts w:ascii="Times New Roman" w:hAnsi="Times New Roman" w:cs="Times New Roman"/>
          <w:lang w:val="en-US"/>
        </w:rPr>
      </w:pPr>
      <w:r>
        <w:rPr>
          <w:rFonts w:ascii="Times New Roman" w:hAnsi="Times New Roman" w:cs="Times New Roman"/>
          <w:lang w:val="en-US"/>
        </w:rPr>
        <w:t xml:space="preserve">Baseline characteristics are presented for all participants who were initially enrolled in the study. Participants are divided into completers (those who completed the intervention, n = 52) and non-completers (those who did not complete the intervention, n = 18). Categorical variables are presented as counts and percentages, and continuous variables are presented as mean </w:t>
      </w:r>
      <w:r w:rsidRPr="0022564E">
        <w:rPr>
          <w:rFonts w:ascii="Times New Roman" w:hAnsi="Times New Roman" w:cs="Times New Roman"/>
          <w:lang w:val="en-US"/>
        </w:rPr>
        <w:t>± standard deviation</w:t>
      </w:r>
      <w:r>
        <w:rPr>
          <w:rFonts w:ascii="Times New Roman" w:hAnsi="Times New Roman" w:cs="Times New Roman"/>
          <w:lang w:val="en-US"/>
        </w:rPr>
        <w:t xml:space="preserve">. No clinically meaningful differences were observed between completers and non-completers for age, sex, cancer type, or BMI, suggesting that attrition did not introduce substantial baseline </w:t>
      </w:r>
      <w:commentRangeStart w:id="94"/>
      <w:r>
        <w:rPr>
          <w:rFonts w:ascii="Times New Roman" w:hAnsi="Times New Roman" w:cs="Times New Roman"/>
          <w:lang w:val="en-US"/>
        </w:rPr>
        <w:t>bias</w:t>
      </w:r>
      <w:commentRangeEnd w:id="94"/>
      <w:r w:rsidR="0077293A">
        <w:rPr>
          <w:rStyle w:val="Merknadsreferanse"/>
        </w:rPr>
        <w:commentReference w:id="94"/>
      </w:r>
      <w:r>
        <w:rPr>
          <w:rFonts w:ascii="Times New Roman" w:hAnsi="Times New Roman" w:cs="Times New Roman"/>
          <w:lang w:val="en-US"/>
        </w:rPr>
        <w:t xml:space="preserve">. </w:t>
      </w:r>
    </w:p>
    <w:p w14:paraId="0DFA6E48" w14:textId="17560318" w:rsidR="005B1D98" w:rsidRDefault="00EC7051" w:rsidP="005B1D98">
      <w:pPr>
        <w:pStyle w:val="Overskrift4"/>
        <w:rPr>
          <w:rFonts w:ascii="Times New Roman" w:hAnsi="Times New Roman" w:cs="Times New Roman"/>
          <w:lang w:val="en-US"/>
        </w:rPr>
      </w:pPr>
      <w:ins w:id="95" w:author="Anne Mette Rustaden" w:date="2026-03-16T14:04:00Z" w16du:dateUtc="2026-03-16T13:04:00Z">
        <w:r>
          <w:rPr>
            <w:rFonts w:ascii="Times New Roman" w:hAnsi="Times New Roman" w:cs="Times New Roman"/>
            <w:lang w:val="en-US"/>
          </w:rPr>
          <w:t xml:space="preserve">Primary outcome - </w:t>
        </w:r>
      </w:ins>
      <w:r w:rsidR="005B1D98" w:rsidRPr="005B1D98">
        <w:rPr>
          <w:rFonts w:ascii="Times New Roman" w:hAnsi="Times New Roman" w:cs="Times New Roman"/>
          <w:lang w:val="en-US"/>
        </w:rPr>
        <w:t>Fatigue</w:t>
      </w:r>
    </w:p>
    <w:p w14:paraId="55594A10" w14:textId="6378E6A4" w:rsidR="00BE2C2F" w:rsidRDefault="00BE2C2F" w:rsidP="008A1BDE">
      <w:pPr>
        <w:rPr>
          <w:rFonts w:ascii="Times New Roman" w:hAnsi="Times New Roman" w:cs="Times New Roman"/>
          <w:lang w:val="en-US"/>
        </w:rPr>
      </w:pPr>
      <w:r>
        <w:rPr>
          <w:rFonts w:ascii="Times New Roman" w:hAnsi="Times New Roman" w:cs="Times New Roman"/>
          <w:lang w:val="en-US"/>
        </w:rPr>
        <w:t>Fatigue scores, as measured by the Chalder Fatigue Questionnaire using the 0-3 scoring system, were compared between participants who completed the intervention (n = 52) and those who did not (n = 18). As shown in Table X, median fatigue scores were higher for non-completers (22) compared to completers (17), but there was no statistically significant difference in baseline fatigue (p = 0.069</w:t>
      </w:r>
      <w:commentRangeStart w:id="96"/>
      <w:r>
        <w:rPr>
          <w:rFonts w:ascii="Times New Roman" w:hAnsi="Times New Roman" w:cs="Times New Roman"/>
          <w:lang w:val="en-US"/>
        </w:rPr>
        <w:t xml:space="preserve">). This suggests that drop-out was not related to initial levels of self-reported fatigue indicating that, in terms of baseline fatigue, the two groups were comparable prior to the intervention. </w:t>
      </w:r>
      <w:commentRangeEnd w:id="96"/>
      <w:r w:rsidR="00C93FBF">
        <w:rPr>
          <w:rStyle w:val="Merknadsreferanse"/>
        </w:rPr>
        <w:commentReference w:id="96"/>
      </w:r>
    </w:p>
    <w:tbl>
      <w:tblPr>
        <w:tblStyle w:val="Tabellrutenett"/>
        <w:tblW w:w="0" w:type="auto"/>
        <w:tblLook w:val="04A0" w:firstRow="1" w:lastRow="0" w:firstColumn="1" w:lastColumn="0" w:noHBand="0" w:noVBand="1"/>
      </w:tblPr>
      <w:tblGrid>
        <w:gridCol w:w="1812"/>
        <w:gridCol w:w="1812"/>
        <w:gridCol w:w="1812"/>
        <w:gridCol w:w="1813"/>
        <w:gridCol w:w="1813"/>
      </w:tblGrid>
      <w:tr w:rsidR="00B33B4C" w14:paraId="4533AE66" w14:textId="77777777" w:rsidTr="006A5A1B">
        <w:tc>
          <w:tcPr>
            <w:tcW w:w="1812" w:type="dxa"/>
          </w:tcPr>
          <w:p w14:paraId="0C1F6BA3" w14:textId="77777777" w:rsidR="00B33B4C" w:rsidRPr="005B1D98" w:rsidRDefault="00B33B4C" w:rsidP="006A5A1B">
            <w:pPr>
              <w:rPr>
                <w:rFonts w:ascii="Times New Roman" w:hAnsi="Times New Roman" w:cs="Times New Roman"/>
                <w:sz w:val="20"/>
                <w:szCs w:val="20"/>
                <w:lang w:val="en-US"/>
              </w:rPr>
            </w:pPr>
          </w:p>
        </w:tc>
        <w:tc>
          <w:tcPr>
            <w:tcW w:w="1812" w:type="dxa"/>
          </w:tcPr>
          <w:p w14:paraId="2C70F700" w14:textId="77777777" w:rsidR="00B33B4C" w:rsidRPr="005B1D98" w:rsidRDefault="00B33B4C" w:rsidP="006A5A1B">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n</w:t>
            </w:r>
          </w:p>
        </w:tc>
        <w:tc>
          <w:tcPr>
            <w:tcW w:w="1812" w:type="dxa"/>
          </w:tcPr>
          <w:p w14:paraId="04C089FA" w14:textId="77777777" w:rsidR="00B33B4C" w:rsidRPr="005B1D98" w:rsidRDefault="00B33B4C" w:rsidP="006A5A1B">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 xml:space="preserve">Median </w:t>
            </w:r>
          </w:p>
        </w:tc>
        <w:tc>
          <w:tcPr>
            <w:tcW w:w="1813" w:type="dxa"/>
          </w:tcPr>
          <w:p w14:paraId="697A0087" w14:textId="77777777" w:rsidR="00B33B4C" w:rsidRPr="005B1D98" w:rsidRDefault="00B33B4C" w:rsidP="006A5A1B">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IQR</w:t>
            </w:r>
          </w:p>
        </w:tc>
        <w:tc>
          <w:tcPr>
            <w:tcW w:w="1813" w:type="dxa"/>
          </w:tcPr>
          <w:p w14:paraId="08732A8A" w14:textId="77777777" w:rsidR="00B33B4C" w:rsidRPr="005B1D98" w:rsidRDefault="00B33B4C" w:rsidP="006A5A1B">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p-value</w:t>
            </w:r>
          </w:p>
        </w:tc>
      </w:tr>
      <w:tr w:rsidR="00B33B4C" w14:paraId="6E84D8B9" w14:textId="77777777" w:rsidTr="006A5A1B">
        <w:tc>
          <w:tcPr>
            <w:tcW w:w="1812" w:type="dxa"/>
          </w:tcPr>
          <w:p w14:paraId="6AB656B8" w14:textId="27F96530" w:rsidR="00B33B4C" w:rsidRPr="005B1D98" w:rsidRDefault="00B33B4C" w:rsidP="006A5A1B">
            <w:pPr>
              <w:rPr>
                <w:rFonts w:ascii="Times New Roman" w:hAnsi="Times New Roman" w:cs="Times New Roman"/>
                <w:b/>
                <w:bCs/>
                <w:sz w:val="20"/>
                <w:szCs w:val="20"/>
                <w:lang w:val="en-US"/>
              </w:rPr>
            </w:pPr>
            <w:r>
              <w:rPr>
                <w:rFonts w:ascii="Times New Roman" w:hAnsi="Times New Roman" w:cs="Times New Roman"/>
                <w:b/>
                <w:bCs/>
                <w:sz w:val="20"/>
                <w:szCs w:val="20"/>
                <w:lang w:val="en-US"/>
              </w:rPr>
              <w:t>Fatigue</w:t>
            </w:r>
          </w:p>
        </w:tc>
        <w:tc>
          <w:tcPr>
            <w:tcW w:w="1812" w:type="dxa"/>
          </w:tcPr>
          <w:p w14:paraId="7029BE9C" w14:textId="77777777" w:rsidR="00B33B4C" w:rsidRPr="005B1D98" w:rsidRDefault="00B33B4C" w:rsidP="006A5A1B">
            <w:pPr>
              <w:rPr>
                <w:rFonts w:ascii="Times New Roman" w:hAnsi="Times New Roman" w:cs="Times New Roman"/>
                <w:sz w:val="20"/>
                <w:szCs w:val="20"/>
                <w:lang w:val="en-US"/>
              </w:rPr>
            </w:pPr>
          </w:p>
        </w:tc>
        <w:tc>
          <w:tcPr>
            <w:tcW w:w="1812" w:type="dxa"/>
          </w:tcPr>
          <w:p w14:paraId="0C826AD9" w14:textId="77777777" w:rsidR="00B33B4C" w:rsidRPr="005B1D98" w:rsidRDefault="00B33B4C" w:rsidP="006A5A1B">
            <w:pPr>
              <w:rPr>
                <w:rFonts w:ascii="Times New Roman" w:hAnsi="Times New Roman" w:cs="Times New Roman"/>
                <w:sz w:val="20"/>
                <w:szCs w:val="20"/>
                <w:lang w:val="en-US"/>
              </w:rPr>
            </w:pPr>
          </w:p>
        </w:tc>
        <w:tc>
          <w:tcPr>
            <w:tcW w:w="1813" w:type="dxa"/>
          </w:tcPr>
          <w:p w14:paraId="0249CA32" w14:textId="77777777" w:rsidR="00B33B4C" w:rsidRPr="005B1D98" w:rsidRDefault="00B33B4C" w:rsidP="006A5A1B">
            <w:pPr>
              <w:rPr>
                <w:rFonts w:ascii="Times New Roman" w:hAnsi="Times New Roman" w:cs="Times New Roman"/>
                <w:sz w:val="20"/>
                <w:szCs w:val="20"/>
                <w:lang w:val="en-US"/>
              </w:rPr>
            </w:pPr>
          </w:p>
        </w:tc>
        <w:tc>
          <w:tcPr>
            <w:tcW w:w="1813" w:type="dxa"/>
          </w:tcPr>
          <w:p w14:paraId="63DE9EF4" w14:textId="558B1F3E" w:rsidR="00B33B4C" w:rsidRPr="005B1D98" w:rsidRDefault="00B33B4C" w:rsidP="006A5A1B">
            <w:pPr>
              <w:rPr>
                <w:rFonts w:ascii="Times New Roman" w:hAnsi="Times New Roman" w:cs="Times New Roman"/>
                <w:sz w:val="20"/>
                <w:szCs w:val="20"/>
                <w:lang w:val="en-US"/>
              </w:rPr>
            </w:pPr>
            <w:r>
              <w:rPr>
                <w:rFonts w:ascii="Times New Roman" w:hAnsi="Times New Roman" w:cs="Times New Roman"/>
                <w:sz w:val="20"/>
                <w:szCs w:val="20"/>
                <w:lang w:val="en-US"/>
              </w:rPr>
              <w:t>0.069</w:t>
            </w:r>
          </w:p>
        </w:tc>
      </w:tr>
      <w:tr w:rsidR="00B33B4C" w14:paraId="77029362" w14:textId="77777777" w:rsidTr="006A5A1B">
        <w:tc>
          <w:tcPr>
            <w:tcW w:w="1812" w:type="dxa"/>
          </w:tcPr>
          <w:p w14:paraId="797B1921" w14:textId="77777777" w:rsidR="00B33B4C" w:rsidRPr="005B1D98" w:rsidRDefault="00B33B4C" w:rsidP="006A5A1B">
            <w:pPr>
              <w:rPr>
                <w:rFonts w:ascii="Times New Roman" w:hAnsi="Times New Roman" w:cs="Times New Roman"/>
                <w:sz w:val="20"/>
                <w:szCs w:val="20"/>
                <w:lang w:val="en-US"/>
              </w:rPr>
            </w:pPr>
            <w:r w:rsidRPr="005B1D98">
              <w:rPr>
                <w:rFonts w:ascii="Times New Roman" w:hAnsi="Times New Roman" w:cs="Times New Roman"/>
                <w:sz w:val="20"/>
                <w:szCs w:val="20"/>
                <w:lang w:val="en-US"/>
              </w:rPr>
              <w:t>Completer</w:t>
            </w:r>
          </w:p>
        </w:tc>
        <w:tc>
          <w:tcPr>
            <w:tcW w:w="1812" w:type="dxa"/>
          </w:tcPr>
          <w:p w14:paraId="028004CC" w14:textId="32AAD176" w:rsidR="00B33B4C" w:rsidRPr="005B1D98" w:rsidRDefault="00B33B4C" w:rsidP="006A5A1B">
            <w:pPr>
              <w:rPr>
                <w:rFonts w:ascii="Times New Roman" w:hAnsi="Times New Roman" w:cs="Times New Roman"/>
                <w:sz w:val="20"/>
                <w:szCs w:val="20"/>
                <w:lang w:val="en-US"/>
              </w:rPr>
            </w:pPr>
            <w:r w:rsidRPr="005B1D98">
              <w:rPr>
                <w:rFonts w:ascii="Times New Roman" w:hAnsi="Times New Roman" w:cs="Times New Roman"/>
                <w:sz w:val="20"/>
                <w:szCs w:val="20"/>
                <w:lang w:val="en-US"/>
              </w:rPr>
              <w:t>5</w:t>
            </w:r>
            <w:r>
              <w:rPr>
                <w:rFonts w:ascii="Times New Roman" w:hAnsi="Times New Roman" w:cs="Times New Roman"/>
                <w:sz w:val="20"/>
                <w:szCs w:val="20"/>
                <w:lang w:val="en-US"/>
              </w:rPr>
              <w:t>2</w:t>
            </w:r>
          </w:p>
        </w:tc>
        <w:tc>
          <w:tcPr>
            <w:tcW w:w="1812" w:type="dxa"/>
          </w:tcPr>
          <w:p w14:paraId="0444B8B1" w14:textId="74924FD6" w:rsidR="00B33B4C" w:rsidRPr="005B1D98" w:rsidRDefault="00B33B4C" w:rsidP="006A5A1B">
            <w:pPr>
              <w:rPr>
                <w:rFonts w:ascii="Times New Roman" w:hAnsi="Times New Roman" w:cs="Times New Roman"/>
                <w:sz w:val="20"/>
                <w:szCs w:val="20"/>
                <w:lang w:val="en-US"/>
              </w:rPr>
            </w:pPr>
            <w:r>
              <w:rPr>
                <w:rFonts w:ascii="Times New Roman" w:hAnsi="Times New Roman" w:cs="Times New Roman"/>
                <w:sz w:val="20"/>
                <w:szCs w:val="20"/>
                <w:lang w:val="en-US"/>
              </w:rPr>
              <w:t>17</w:t>
            </w:r>
          </w:p>
        </w:tc>
        <w:tc>
          <w:tcPr>
            <w:tcW w:w="1813" w:type="dxa"/>
          </w:tcPr>
          <w:p w14:paraId="5B6E02B8" w14:textId="7ED10A65" w:rsidR="00B33B4C" w:rsidRPr="005B1D98" w:rsidRDefault="00B33B4C" w:rsidP="006A5A1B">
            <w:pPr>
              <w:rPr>
                <w:rFonts w:ascii="Times New Roman" w:hAnsi="Times New Roman" w:cs="Times New Roman"/>
                <w:sz w:val="20"/>
                <w:szCs w:val="20"/>
                <w:lang w:val="en-US"/>
              </w:rPr>
            </w:pPr>
            <w:r>
              <w:rPr>
                <w:rFonts w:ascii="Times New Roman" w:hAnsi="Times New Roman" w:cs="Times New Roman"/>
                <w:sz w:val="20"/>
                <w:szCs w:val="20"/>
                <w:lang w:val="en-US"/>
              </w:rPr>
              <w:t>10.2</w:t>
            </w:r>
          </w:p>
        </w:tc>
        <w:tc>
          <w:tcPr>
            <w:tcW w:w="1813" w:type="dxa"/>
          </w:tcPr>
          <w:p w14:paraId="266B21F6" w14:textId="77777777" w:rsidR="00B33B4C" w:rsidRPr="005B1D98" w:rsidRDefault="00B33B4C" w:rsidP="006A5A1B">
            <w:pPr>
              <w:rPr>
                <w:rFonts w:ascii="Times New Roman" w:hAnsi="Times New Roman" w:cs="Times New Roman"/>
                <w:sz w:val="20"/>
                <w:szCs w:val="20"/>
                <w:lang w:val="en-US"/>
              </w:rPr>
            </w:pPr>
          </w:p>
        </w:tc>
      </w:tr>
      <w:tr w:rsidR="00B33B4C" w14:paraId="4389EDC5" w14:textId="77777777" w:rsidTr="006A5A1B">
        <w:tc>
          <w:tcPr>
            <w:tcW w:w="1812" w:type="dxa"/>
          </w:tcPr>
          <w:p w14:paraId="38DD1F92" w14:textId="77777777" w:rsidR="00B33B4C" w:rsidRPr="005B1D98" w:rsidRDefault="00B33B4C" w:rsidP="006A5A1B">
            <w:pPr>
              <w:rPr>
                <w:rFonts w:ascii="Times New Roman" w:hAnsi="Times New Roman" w:cs="Times New Roman"/>
                <w:sz w:val="20"/>
                <w:szCs w:val="20"/>
                <w:lang w:val="en-US"/>
              </w:rPr>
            </w:pPr>
            <w:r w:rsidRPr="005B1D98">
              <w:rPr>
                <w:rFonts w:ascii="Times New Roman" w:hAnsi="Times New Roman" w:cs="Times New Roman"/>
                <w:sz w:val="20"/>
                <w:szCs w:val="20"/>
                <w:lang w:val="en-US"/>
              </w:rPr>
              <w:t>Non-completer</w:t>
            </w:r>
          </w:p>
        </w:tc>
        <w:tc>
          <w:tcPr>
            <w:tcW w:w="1812" w:type="dxa"/>
          </w:tcPr>
          <w:p w14:paraId="1610FF61" w14:textId="77777777" w:rsidR="00B33B4C" w:rsidRPr="005B1D98" w:rsidRDefault="00B33B4C" w:rsidP="006A5A1B">
            <w:pPr>
              <w:rPr>
                <w:rFonts w:ascii="Times New Roman" w:hAnsi="Times New Roman" w:cs="Times New Roman"/>
                <w:sz w:val="20"/>
                <w:szCs w:val="20"/>
                <w:lang w:val="en-US"/>
              </w:rPr>
            </w:pPr>
            <w:r w:rsidRPr="005B1D98">
              <w:rPr>
                <w:rFonts w:ascii="Times New Roman" w:hAnsi="Times New Roman" w:cs="Times New Roman"/>
                <w:sz w:val="20"/>
                <w:szCs w:val="20"/>
                <w:lang w:val="en-US"/>
              </w:rPr>
              <w:t>18</w:t>
            </w:r>
          </w:p>
        </w:tc>
        <w:tc>
          <w:tcPr>
            <w:tcW w:w="1812" w:type="dxa"/>
          </w:tcPr>
          <w:p w14:paraId="2521EFD3" w14:textId="1B249681" w:rsidR="00B33B4C" w:rsidRPr="005B1D98" w:rsidRDefault="00B33B4C" w:rsidP="006A5A1B">
            <w:pPr>
              <w:rPr>
                <w:rFonts w:ascii="Times New Roman" w:hAnsi="Times New Roman" w:cs="Times New Roman"/>
                <w:sz w:val="20"/>
                <w:szCs w:val="20"/>
                <w:lang w:val="en-US"/>
              </w:rPr>
            </w:pPr>
            <w:r>
              <w:rPr>
                <w:rFonts w:ascii="Times New Roman" w:hAnsi="Times New Roman" w:cs="Times New Roman"/>
                <w:sz w:val="20"/>
                <w:szCs w:val="20"/>
                <w:lang w:val="en-US"/>
              </w:rPr>
              <w:t>22</w:t>
            </w:r>
          </w:p>
        </w:tc>
        <w:tc>
          <w:tcPr>
            <w:tcW w:w="1813" w:type="dxa"/>
          </w:tcPr>
          <w:p w14:paraId="21FA4559" w14:textId="5EA1A1DF" w:rsidR="00B33B4C" w:rsidRPr="005B1D98" w:rsidRDefault="00B33B4C" w:rsidP="006A5A1B">
            <w:pPr>
              <w:rPr>
                <w:rFonts w:ascii="Times New Roman" w:hAnsi="Times New Roman" w:cs="Times New Roman"/>
                <w:sz w:val="20"/>
                <w:szCs w:val="20"/>
                <w:lang w:val="en-US"/>
              </w:rPr>
            </w:pPr>
            <w:r>
              <w:rPr>
                <w:rFonts w:ascii="Times New Roman" w:hAnsi="Times New Roman" w:cs="Times New Roman"/>
                <w:sz w:val="20"/>
                <w:szCs w:val="20"/>
                <w:lang w:val="en-US"/>
              </w:rPr>
              <w:t>14.5</w:t>
            </w:r>
          </w:p>
        </w:tc>
        <w:tc>
          <w:tcPr>
            <w:tcW w:w="1813" w:type="dxa"/>
          </w:tcPr>
          <w:p w14:paraId="19433D0D" w14:textId="77777777" w:rsidR="00B33B4C" w:rsidRPr="005B1D98" w:rsidRDefault="00B33B4C" w:rsidP="006A5A1B">
            <w:pPr>
              <w:rPr>
                <w:rFonts w:ascii="Times New Roman" w:hAnsi="Times New Roman" w:cs="Times New Roman"/>
                <w:sz w:val="20"/>
                <w:szCs w:val="20"/>
                <w:lang w:val="en-US"/>
              </w:rPr>
            </w:pPr>
          </w:p>
        </w:tc>
      </w:tr>
    </w:tbl>
    <w:p w14:paraId="1901227A" w14:textId="77777777" w:rsidR="00B33B4C" w:rsidRDefault="00B33B4C" w:rsidP="008A1BDE">
      <w:pPr>
        <w:rPr>
          <w:ins w:id="97" w:author="Anne Mette Rustaden" w:date="2026-03-16T14:04:00Z" w16du:dateUtc="2026-03-16T13:04:00Z"/>
          <w:rFonts w:ascii="Times New Roman" w:hAnsi="Times New Roman" w:cs="Times New Roman"/>
          <w:lang w:val="en-US"/>
        </w:rPr>
      </w:pPr>
    </w:p>
    <w:p w14:paraId="1EC3BE5D" w14:textId="77777777" w:rsidR="00EC7051" w:rsidRPr="00CD032A" w:rsidRDefault="00EC7051" w:rsidP="008A1BDE">
      <w:pPr>
        <w:rPr>
          <w:rFonts w:ascii="Times New Roman" w:hAnsi="Times New Roman" w:cs="Times New Roman"/>
          <w:lang w:val="en-US"/>
        </w:rPr>
      </w:pPr>
      <w:commentRangeStart w:id="98"/>
      <w:commentRangeEnd w:id="98"/>
      <w:ins w:id="99" w:author="Anne Mette Rustaden" w:date="2026-03-16T14:04:00Z" w16du:dateUtc="2026-03-16T13:04:00Z">
        <w:r>
          <w:rPr>
            <w:rStyle w:val="Merknadsreferanse"/>
          </w:rPr>
          <w:commentReference w:id="98"/>
        </w:r>
      </w:ins>
    </w:p>
    <w:p w14:paraId="108107B8" w14:textId="6E47D930" w:rsidR="005B1D98" w:rsidRDefault="00EC7051" w:rsidP="005B1D98">
      <w:pPr>
        <w:pStyle w:val="Overskrift4"/>
        <w:rPr>
          <w:rFonts w:ascii="Times New Roman" w:hAnsi="Times New Roman" w:cs="Times New Roman"/>
          <w:lang w:val="en-US"/>
        </w:rPr>
      </w:pPr>
      <w:ins w:id="100" w:author="Anne Mette Rustaden" w:date="2026-03-16T14:04:00Z" w16du:dateUtc="2026-03-16T13:04:00Z">
        <w:r>
          <w:rPr>
            <w:rFonts w:ascii="Times New Roman" w:hAnsi="Times New Roman" w:cs="Times New Roman"/>
            <w:lang w:val="en-US"/>
          </w:rPr>
          <w:t xml:space="preserve">Secondary outcome - </w:t>
        </w:r>
      </w:ins>
      <w:r w:rsidR="005B1D98" w:rsidRPr="005B1D98">
        <w:rPr>
          <w:rFonts w:ascii="Times New Roman" w:hAnsi="Times New Roman" w:cs="Times New Roman"/>
          <w:lang w:val="en-US"/>
        </w:rPr>
        <w:t>Functional fitness</w:t>
      </w:r>
    </w:p>
    <w:p w14:paraId="47473551" w14:textId="077532E2" w:rsidR="005B1D98" w:rsidRPr="005B1D98" w:rsidRDefault="005B1D98" w:rsidP="005B1D98">
      <w:pPr>
        <w:rPr>
          <w:rFonts w:ascii="Times New Roman" w:hAnsi="Times New Roman" w:cs="Times New Roman"/>
          <w:lang w:val="en-US"/>
        </w:rPr>
      </w:pPr>
      <w:r>
        <w:rPr>
          <w:rFonts w:ascii="Times New Roman" w:hAnsi="Times New Roman" w:cs="Times New Roman"/>
          <w:lang w:val="en-US"/>
        </w:rPr>
        <w:t>The 6-minute step-test results were compared between completers and non-completers to assess whether baseline functional fitness differed between these groups</w:t>
      </w:r>
      <w:commentRangeStart w:id="101"/>
      <w:r>
        <w:rPr>
          <w:rFonts w:ascii="Times New Roman" w:hAnsi="Times New Roman" w:cs="Times New Roman"/>
          <w:lang w:val="en-US"/>
        </w:rPr>
        <w:t>. Because the data were not normally distributed, a non-parametric Wilcoxon rank-sum test was used</w:t>
      </w:r>
      <w:commentRangeEnd w:id="101"/>
      <w:r w:rsidR="00B14ED6">
        <w:rPr>
          <w:rStyle w:val="Merknadsreferanse"/>
        </w:rPr>
        <w:commentReference w:id="101"/>
      </w:r>
      <w:r>
        <w:rPr>
          <w:rFonts w:ascii="Times New Roman" w:hAnsi="Times New Roman" w:cs="Times New Roman"/>
          <w:lang w:val="en-US"/>
        </w:rPr>
        <w:t>. Median step-test performance was slightly higher in completers compared with non-completers (</w:t>
      </w:r>
      <w:r w:rsidR="003709D8">
        <w:rPr>
          <w:rFonts w:ascii="Times New Roman" w:hAnsi="Times New Roman" w:cs="Times New Roman"/>
          <w:lang w:val="en-US"/>
        </w:rPr>
        <w:t>see Table X</w:t>
      </w:r>
      <w:r>
        <w:rPr>
          <w:rFonts w:ascii="Times New Roman" w:hAnsi="Times New Roman" w:cs="Times New Roman"/>
          <w:lang w:val="en-US"/>
        </w:rPr>
        <w:t xml:space="preserve">), but this difference was not statistically significant (p = 0.628). These findings suggest that baseline functional fitness, as assessed by the 6-minute step test, was similar between participants who completed the intervention and those who dropped out. </w:t>
      </w:r>
    </w:p>
    <w:tbl>
      <w:tblPr>
        <w:tblStyle w:val="Tabellrutenett"/>
        <w:tblW w:w="0" w:type="auto"/>
        <w:tblLook w:val="04A0" w:firstRow="1" w:lastRow="0" w:firstColumn="1" w:lastColumn="0" w:noHBand="0" w:noVBand="1"/>
      </w:tblPr>
      <w:tblGrid>
        <w:gridCol w:w="1812"/>
        <w:gridCol w:w="1812"/>
        <w:gridCol w:w="1812"/>
        <w:gridCol w:w="1813"/>
        <w:gridCol w:w="1813"/>
      </w:tblGrid>
      <w:tr w:rsidR="005B1D98" w14:paraId="727003D5" w14:textId="77777777" w:rsidTr="005B1D98">
        <w:tc>
          <w:tcPr>
            <w:tcW w:w="1812" w:type="dxa"/>
          </w:tcPr>
          <w:p w14:paraId="04346F0A" w14:textId="77777777" w:rsidR="005B1D98" w:rsidRPr="005B1D98" w:rsidRDefault="005B1D98" w:rsidP="00376553">
            <w:pPr>
              <w:rPr>
                <w:rFonts w:ascii="Times New Roman" w:hAnsi="Times New Roman" w:cs="Times New Roman"/>
                <w:sz w:val="20"/>
                <w:szCs w:val="20"/>
                <w:lang w:val="en-US"/>
              </w:rPr>
            </w:pPr>
          </w:p>
        </w:tc>
        <w:tc>
          <w:tcPr>
            <w:tcW w:w="1812" w:type="dxa"/>
          </w:tcPr>
          <w:p w14:paraId="6A948F19" w14:textId="72C6544D" w:rsidR="005B1D98" w:rsidRPr="005B1D98" w:rsidRDefault="005B1D98" w:rsidP="0037655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n</w:t>
            </w:r>
          </w:p>
        </w:tc>
        <w:tc>
          <w:tcPr>
            <w:tcW w:w="1812" w:type="dxa"/>
          </w:tcPr>
          <w:p w14:paraId="6042A253" w14:textId="0AADA808" w:rsidR="005B1D98" w:rsidRPr="005B1D98" w:rsidRDefault="005B1D98" w:rsidP="0037655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 xml:space="preserve">Median </w:t>
            </w:r>
          </w:p>
        </w:tc>
        <w:tc>
          <w:tcPr>
            <w:tcW w:w="1813" w:type="dxa"/>
          </w:tcPr>
          <w:p w14:paraId="775A27BC" w14:textId="68F697A5" w:rsidR="005B1D98" w:rsidRPr="005B1D98" w:rsidRDefault="005B1D98" w:rsidP="0037655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IQR</w:t>
            </w:r>
          </w:p>
        </w:tc>
        <w:tc>
          <w:tcPr>
            <w:tcW w:w="1813" w:type="dxa"/>
          </w:tcPr>
          <w:p w14:paraId="58B3527A" w14:textId="370CF5E4" w:rsidR="005B1D98" w:rsidRPr="005B1D98" w:rsidRDefault="005B1D98" w:rsidP="0037655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p-value</w:t>
            </w:r>
          </w:p>
        </w:tc>
      </w:tr>
      <w:tr w:rsidR="005B1D98" w14:paraId="138C9910" w14:textId="77777777" w:rsidTr="005B1D98">
        <w:tc>
          <w:tcPr>
            <w:tcW w:w="1812" w:type="dxa"/>
          </w:tcPr>
          <w:p w14:paraId="4E5009B3" w14:textId="23906000" w:rsidR="005B1D98" w:rsidRPr="005B1D98" w:rsidRDefault="005B1D98" w:rsidP="0037655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6</w:t>
            </w:r>
            <w:r>
              <w:rPr>
                <w:rFonts w:ascii="Times New Roman" w:hAnsi="Times New Roman" w:cs="Times New Roman"/>
                <w:b/>
                <w:bCs/>
                <w:sz w:val="20"/>
                <w:szCs w:val="20"/>
                <w:lang w:val="en-US"/>
              </w:rPr>
              <w:t>-</w:t>
            </w:r>
            <w:r w:rsidRPr="005B1D98">
              <w:rPr>
                <w:rFonts w:ascii="Times New Roman" w:hAnsi="Times New Roman" w:cs="Times New Roman"/>
                <w:b/>
                <w:bCs/>
                <w:sz w:val="20"/>
                <w:szCs w:val="20"/>
                <w:lang w:val="en-US"/>
              </w:rPr>
              <w:t>min</w:t>
            </w:r>
            <w:r>
              <w:rPr>
                <w:rFonts w:ascii="Times New Roman" w:hAnsi="Times New Roman" w:cs="Times New Roman"/>
                <w:b/>
                <w:bCs/>
                <w:sz w:val="20"/>
                <w:szCs w:val="20"/>
                <w:lang w:val="en-US"/>
              </w:rPr>
              <w:t>ute</w:t>
            </w:r>
            <w:r w:rsidRPr="005B1D98">
              <w:rPr>
                <w:rFonts w:ascii="Times New Roman" w:hAnsi="Times New Roman" w:cs="Times New Roman"/>
                <w:b/>
                <w:bCs/>
                <w:sz w:val="20"/>
                <w:szCs w:val="20"/>
                <w:lang w:val="en-US"/>
              </w:rPr>
              <w:t xml:space="preserve"> step-test</w:t>
            </w:r>
          </w:p>
        </w:tc>
        <w:tc>
          <w:tcPr>
            <w:tcW w:w="1812" w:type="dxa"/>
          </w:tcPr>
          <w:p w14:paraId="6F90F383" w14:textId="77777777" w:rsidR="005B1D98" w:rsidRPr="005B1D98" w:rsidRDefault="005B1D98" w:rsidP="00376553">
            <w:pPr>
              <w:rPr>
                <w:rFonts w:ascii="Times New Roman" w:hAnsi="Times New Roman" w:cs="Times New Roman"/>
                <w:sz w:val="20"/>
                <w:szCs w:val="20"/>
                <w:lang w:val="en-US"/>
              </w:rPr>
            </w:pPr>
          </w:p>
        </w:tc>
        <w:tc>
          <w:tcPr>
            <w:tcW w:w="1812" w:type="dxa"/>
          </w:tcPr>
          <w:p w14:paraId="26DAE07A" w14:textId="77777777" w:rsidR="005B1D98" w:rsidRPr="005B1D98" w:rsidRDefault="005B1D98" w:rsidP="00376553">
            <w:pPr>
              <w:rPr>
                <w:rFonts w:ascii="Times New Roman" w:hAnsi="Times New Roman" w:cs="Times New Roman"/>
                <w:sz w:val="20"/>
                <w:szCs w:val="20"/>
                <w:lang w:val="en-US"/>
              </w:rPr>
            </w:pPr>
          </w:p>
        </w:tc>
        <w:tc>
          <w:tcPr>
            <w:tcW w:w="1813" w:type="dxa"/>
          </w:tcPr>
          <w:p w14:paraId="35E273C6" w14:textId="77777777" w:rsidR="005B1D98" w:rsidRPr="005B1D98" w:rsidRDefault="005B1D98" w:rsidP="00376553">
            <w:pPr>
              <w:rPr>
                <w:rFonts w:ascii="Times New Roman" w:hAnsi="Times New Roman" w:cs="Times New Roman"/>
                <w:sz w:val="20"/>
                <w:szCs w:val="20"/>
                <w:lang w:val="en-US"/>
              </w:rPr>
            </w:pPr>
          </w:p>
        </w:tc>
        <w:tc>
          <w:tcPr>
            <w:tcW w:w="1813" w:type="dxa"/>
          </w:tcPr>
          <w:p w14:paraId="4B804966" w14:textId="41A07E00" w:rsidR="005B1D98" w:rsidRPr="005B1D98" w:rsidRDefault="005B1D98" w:rsidP="00376553">
            <w:pPr>
              <w:rPr>
                <w:rFonts w:ascii="Times New Roman" w:hAnsi="Times New Roman" w:cs="Times New Roman"/>
                <w:sz w:val="20"/>
                <w:szCs w:val="20"/>
                <w:lang w:val="en-US"/>
              </w:rPr>
            </w:pPr>
            <w:r w:rsidRPr="005B1D98">
              <w:rPr>
                <w:rFonts w:ascii="Times New Roman" w:hAnsi="Times New Roman" w:cs="Times New Roman"/>
                <w:sz w:val="20"/>
                <w:szCs w:val="20"/>
                <w:lang w:val="en-US"/>
              </w:rPr>
              <w:t>0.628</w:t>
            </w:r>
          </w:p>
        </w:tc>
      </w:tr>
      <w:tr w:rsidR="005B1D98" w14:paraId="60E5DF06" w14:textId="77777777" w:rsidTr="005B1D98">
        <w:tc>
          <w:tcPr>
            <w:tcW w:w="1812" w:type="dxa"/>
          </w:tcPr>
          <w:p w14:paraId="13D8A779" w14:textId="7FB39106" w:rsidR="005B1D98" w:rsidRPr="005B1D98" w:rsidRDefault="005B1D98" w:rsidP="00376553">
            <w:pPr>
              <w:rPr>
                <w:rFonts w:ascii="Times New Roman" w:hAnsi="Times New Roman" w:cs="Times New Roman"/>
                <w:sz w:val="20"/>
                <w:szCs w:val="20"/>
                <w:lang w:val="en-US"/>
              </w:rPr>
            </w:pPr>
            <w:r w:rsidRPr="005B1D98">
              <w:rPr>
                <w:rFonts w:ascii="Times New Roman" w:hAnsi="Times New Roman" w:cs="Times New Roman"/>
                <w:sz w:val="20"/>
                <w:szCs w:val="20"/>
                <w:lang w:val="en-US"/>
              </w:rPr>
              <w:t>Completer</w:t>
            </w:r>
          </w:p>
        </w:tc>
        <w:tc>
          <w:tcPr>
            <w:tcW w:w="1812" w:type="dxa"/>
          </w:tcPr>
          <w:p w14:paraId="799D8A52" w14:textId="5C8C2D46" w:rsidR="005B1D98" w:rsidRPr="005B1D98" w:rsidRDefault="005B1D98" w:rsidP="00376553">
            <w:pPr>
              <w:rPr>
                <w:rFonts w:ascii="Times New Roman" w:hAnsi="Times New Roman" w:cs="Times New Roman"/>
                <w:sz w:val="20"/>
                <w:szCs w:val="20"/>
                <w:lang w:val="en-US"/>
              </w:rPr>
            </w:pPr>
            <w:r w:rsidRPr="005B1D98">
              <w:rPr>
                <w:rFonts w:ascii="Times New Roman" w:hAnsi="Times New Roman" w:cs="Times New Roman"/>
                <w:sz w:val="20"/>
                <w:szCs w:val="20"/>
                <w:lang w:val="en-US"/>
              </w:rPr>
              <w:t>52</w:t>
            </w:r>
          </w:p>
        </w:tc>
        <w:tc>
          <w:tcPr>
            <w:tcW w:w="1812" w:type="dxa"/>
          </w:tcPr>
          <w:p w14:paraId="2BD062ED" w14:textId="3A6C5607" w:rsidR="005B1D98" w:rsidRPr="005B1D98" w:rsidRDefault="005B1D98" w:rsidP="00376553">
            <w:pPr>
              <w:rPr>
                <w:rFonts w:ascii="Times New Roman" w:hAnsi="Times New Roman" w:cs="Times New Roman"/>
                <w:sz w:val="20"/>
                <w:szCs w:val="20"/>
                <w:lang w:val="en-US"/>
              </w:rPr>
            </w:pPr>
            <w:r w:rsidRPr="005B1D98">
              <w:rPr>
                <w:rFonts w:ascii="Times New Roman" w:hAnsi="Times New Roman" w:cs="Times New Roman"/>
                <w:sz w:val="20"/>
                <w:szCs w:val="20"/>
                <w:lang w:val="en-US"/>
              </w:rPr>
              <w:t>136</w:t>
            </w:r>
          </w:p>
        </w:tc>
        <w:tc>
          <w:tcPr>
            <w:tcW w:w="1813" w:type="dxa"/>
          </w:tcPr>
          <w:p w14:paraId="746FF097" w14:textId="67997783" w:rsidR="005B1D98" w:rsidRPr="005B1D98" w:rsidRDefault="005B1D98" w:rsidP="00376553">
            <w:pPr>
              <w:rPr>
                <w:rFonts w:ascii="Times New Roman" w:hAnsi="Times New Roman" w:cs="Times New Roman"/>
                <w:sz w:val="20"/>
                <w:szCs w:val="20"/>
                <w:lang w:val="en-US"/>
              </w:rPr>
            </w:pPr>
            <w:r w:rsidRPr="005B1D98">
              <w:rPr>
                <w:rFonts w:ascii="Times New Roman" w:hAnsi="Times New Roman" w:cs="Times New Roman"/>
                <w:sz w:val="20"/>
                <w:szCs w:val="20"/>
                <w:lang w:val="en-US"/>
              </w:rPr>
              <w:t>35.8</w:t>
            </w:r>
          </w:p>
        </w:tc>
        <w:tc>
          <w:tcPr>
            <w:tcW w:w="1813" w:type="dxa"/>
          </w:tcPr>
          <w:p w14:paraId="056DD08A" w14:textId="77777777" w:rsidR="005B1D98" w:rsidRPr="005B1D98" w:rsidRDefault="005B1D98" w:rsidP="00376553">
            <w:pPr>
              <w:rPr>
                <w:rFonts w:ascii="Times New Roman" w:hAnsi="Times New Roman" w:cs="Times New Roman"/>
                <w:sz w:val="20"/>
                <w:szCs w:val="20"/>
                <w:lang w:val="en-US"/>
              </w:rPr>
            </w:pPr>
          </w:p>
        </w:tc>
      </w:tr>
      <w:tr w:rsidR="005B1D98" w14:paraId="13D48A75" w14:textId="77777777" w:rsidTr="005B1D98">
        <w:tc>
          <w:tcPr>
            <w:tcW w:w="1812" w:type="dxa"/>
          </w:tcPr>
          <w:p w14:paraId="6DA9DF6A" w14:textId="3EACD90E" w:rsidR="005B1D98" w:rsidRPr="005B1D98" w:rsidRDefault="005B1D98" w:rsidP="00376553">
            <w:pPr>
              <w:rPr>
                <w:rFonts w:ascii="Times New Roman" w:hAnsi="Times New Roman" w:cs="Times New Roman"/>
                <w:sz w:val="20"/>
                <w:szCs w:val="20"/>
                <w:lang w:val="en-US"/>
              </w:rPr>
            </w:pPr>
            <w:r w:rsidRPr="005B1D98">
              <w:rPr>
                <w:rFonts w:ascii="Times New Roman" w:hAnsi="Times New Roman" w:cs="Times New Roman"/>
                <w:sz w:val="20"/>
                <w:szCs w:val="20"/>
                <w:lang w:val="en-US"/>
              </w:rPr>
              <w:t>Non-completer</w:t>
            </w:r>
          </w:p>
        </w:tc>
        <w:tc>
          <w:tcPr>
            <w:tcW w:w="1812" w:type="dxa"/>
          </w:tcPr>
          <w:p w14:paraId="28ECD77A" w14:textId="61757542" w:rsidR="005B1D98" w:rsidRPr="005B1D98" w:rsidRDefault="005B1D98" w:rsidP="00376553">
            <w:pPr>
              <w:rPr>
                <w:rFonts w:ascii="Times New Roman" w:hAnsi="Times New Roman" w:cs="Times New Roman"/>
                <w:sz w:val="20"/>
                <w:szCs w:val="20"/>
                <w:lang w:val="en-US"/>
              </w:rPr>
            </w:pPr>
            <w:r w:rsidRPr="005B1D98">
              <w:rPr>
                <w:rFonts w:ascii="Times New Roman" w:hAnsi="Times New Roman" w:cs="Times New Roman"/>
                <w:sz w:val="20"/>
                <w:szCs w:val="20"/>
                <w:lang w:val="en-US"/>
              </w:rPr>
              <w:t>18</w:t>
            </w:r>
          </w:p>
        </w:tc>
        <w:tc>
          <w:tcPr>
            <w:tcW w:w="1812" w:type="dxa"/>
          </w:tcPr>
          <w:p w14:paraId="21132170" w14:textId="0A47049F" w:rsidR="005B1D98" w:rsidRPr="005B1D98" w:rsidRDefault="005B1D98" w:rsidP="00376553">
            <w:pPr>
              <w:rPr>
                <w:rFonts w:ascii="Times New Roman" w:hAnsi="Times New Roman" w:cs="Times New Roman"/>
                <w:sz w:val="20"/>
                <w:szCs w:val="20"/>
                <w:lang w:val="en-US"/>
              </w:rPr>
            </w:pPr>
            <w:r w:rsidRPr="005B1D98">
              <w:rPr>
                <w:rFonts w:ascii="Times New Roman" w:hAnsi="Times New Roman" w:cs="Times New Roman"/>
                <w:sz w:val="20"/>
                <w:szCs w:val="20"/>
                <w:lang w:val="en-US"/>
              </w:rPr>
              <w:t>131</w:t>
            </w:r>
          </w:p>
        </w:tc>
        <w:tc>
          <w:tcPr>
            <w:tcW w:w="1813" w:type="dxa"/>
          </w:tcPr>
          <w:p w14:paraId="75F68F6A" w14:textId="3115101A" w:rsidR="005B1D98" w:rsidRPr="005B1D98" w:rsidRDefault="005B1D98" w:rsidP="00376553">
            <w:pPr>
              <w:rPr>
                <w:rFonts w:ascii="Times New Roman" w:hAnsi="Times New Roman" w:cs="Times New Roman"/>
                <w:sz w:val="20"/>
                <w:szCs w:val="20"/>
                <w:lang w:val="en-US"/>
              </w:rPr>
            </w:pPr>
            <w:r w:rsidRPr="005B1D98">
              <w:rPr>
                <w:rFonts w:ascii="Times New Roman" w:hAnsi="Times New Roman" w:cs="Times New Roman"/>
                <w:sz w:val="20"/>
                <w:szCs w:val="20"/>
                <w:lang w:val="en-US"/>
              </w:rPr>
              <w:t>47.5</w:t>
            </w:r>
          </w:p>
        </w:tc>
        <w:tc>
          <w:tcPr>
            <w:tcW w:w="1813" w:type="dxa"/>
          </w:tcPr>
          <w:p w14:paraId="0EE8CB86" w14:textId="77777777" w:rsidR="005B1D98" w:rsidRPr="005B1D98" w:rsidRDefault="005B1D98" w:rsidP="00376553">
            <w:pPr>
              <w:rPr>
                <w:rFonts w:ascii="Times New Roman" w:hAnsi="Times New Roman" w:cs="Times New Roman"/>
                <w:sz w:val="20"/>
                <w:szCs w:val="20"/>
                <w:lang w:val="en-US"/>
              </w:rPr>
            </w:pPr>
          </w:p>
        </w:tc>
      </w:tr>
    </w:tbl>
    <w:p w14:paraId="5AB01D7A" w14:textId="77777777" w:rsidR="005B1D98" w:rsidRPr="0022564E" w:rsidRDefault="005B1D98" w:rsidP="00376553">
      <w:pPr>
        <w:rPr>
          <w:rFonts w:ascii="Times New Roman" w:hAnsi="Times New Roman" w:cs="Times New Roman"/>
          <w:lang w:val="en-US"/>
        </w:rPr>
      </w:pPr>
    </w:p>
    <w:p w14:paraId="1F27F02F" w14:textId="30235279" w:rsidR="00A12762" w:rsidRPr="00CB1B08" w:rsidRDefault="00CB1B08" w:rsidP="00CB1B08">
      <w:pPr>
        <w:pStyle w:val="Overskrift3"/>
        <w:rPr>
          <w:rFonts w:ascii="Times New Roman" w:hAnsi="Times New Roman" w:cs="Times New Roman"/>
          <w:lang w:val="en-US"/>
        </w:rPr>
      </w:pPr>
      <w:bookmarkStart w:id="102" w:name="_Toc223694059"/>
      <w:r w:rsidRPr="00CB1B08">
        <w:rPr>
          <w:rFonts w:ascii="Times New Roman" w:hAnsi="Times New Roman" w:cs="Times New Roman"/>
          <w:lang w:val="en-US"/>
        </w:rPr>
        <w:lastRenderedPageBreak/>
        <w:t>Adherence</w:t>
      </w:r>
      <w:bookmarkEnd w:id="102"/>
      <w:r w:rsidRPr="00CB1B08">
        <w:rPr>
          <w:rFonts w:ascii="Times New Roman" w:hAnsi="Times New Roman" w:cs="Times New Roman"/>
          <w:lang w:val="en-US"/>
        </w:rPr>
        <w:t xml:space="preserve"> </w:t>
      </w:r>
    </w:p>
    <w:p w14:paraId="6705B1C8" w14:textId="04245D40" w:rsidR="00CB1B08" w:rsidRDefault="00CB1B08" w:rsidP="00CB1B08">
      <w:pPr>
        <w:pStyle w:val="Overskrift3"/>
        <w:rPr>
          <w:rFonts w:ascii="Times New Roman" w:hAnsi="Times New Roman" w:cs="Times New Roman"/>
          <w:lang w:val="en-US"/>
        </w:rPr>
      </w:pPr>
      <w:bookmarkStart w:id="103" w:name="_Toc223694060"/>
      <w:r w:rsidRPr="00CB1B08">
        <w:rPr>
          <w:rFonts w:ascii="Times New Roman" w:hAnsi="Times New Roman" w:cs="Times New Roman"/>
          <w:lang w:val="en-US"/>
        </w:rPr>
        <w:t>Primary outcome: Fatigue</w:t>
      </w:r>
      <w:bookmarkEnd w:id="103"/>
      <w:r w:rsidRPr="00CB1B08">
        <w:rPr>
          <w:rFonts w:ascii="Times New Roman" w:hAnsi="Times New Roman" w:cs="Times New Roman"/>
          <w:lang w:val="en-US"/>
        </w:rPr>
        <w:t xml:space="preserve"> </w:t>
      </w:r>
    </w:p>
    <w:p w14:paraId="13EBDD56" w14:textId="6806138A" w:rsidR="00376553" w:rsidRDefault="00376553" w:rsidP="00376553">
      <w:pPr>
        <w:rPr>
          <w:rFonts w:ascii="Times New Roman" w:hAnsi="Times New Roman" w:cs="Times New Roman"/>
          <w:i/>
          <w:iCs/>
          <w:lang w:val="en-US"/>
        </w:rPr>
      </w:pPr>
      <w:r w:rsidRPr="0091007F">
        <w:rPr>
          <w:rFonts w:ascii="Times New Roman" w:hAnsi="Times New Roman" w:cs="Times New Roman"/>
          <w:i/>
          <w:iCs/>
          <w:lang w:val="en-US"/>
        </w:rPr>
        <w:t xml:space="preserve">Analyses of intervention effects were conducted among participants with complete pre- and post- intervention data (n=51). </w:t>
      </w:r>
    </w:p>
    <w:p w14:paraId="0A9FA7CD" w14:textId="1D56581F" w:rsidR="000C103F" w:rsidRDefault="000C103F" w:rsidP="00376553">
      <w:pPr>
        <w:rPr>
          <w:rFonts w:ascii="Times New Roman" w:hAnsi="Times New Roman" w:cs="Times New Roman"/>
          <w:lang w:val="en-US"/>
        </w:rPr>
      </w:pPr>
      <w:commentRangeStart w:id="104"/>
      <w:commentRangeStart w:id="105"/>
      <w:r>
        <w:rPr>
          <w:rFonts w:ascii="Times New Roman" w:hAnsi="Times New Roman" w:cs="Times New Roman"/>
          <w:lang w:val="en-US"/>
        </w:rPr>
        <w:t>Fatigue was assessed using the Chalder Fatigue Questionnaire (CFQ). In the present study, responses were scored using the Likert method</w:t>
      </w:r>
      <w:r w:rsidR="00946FF9">
        <w:rPr>
          <w:rFonts w:ascii="Times New Roman" w:hAnsi="Times New Roman" w:cs="Times New Roman"/>
          <w:lang w:val="en-US"/>
        </w:rPr>
        <w:t>, where each of the 13 items is rated from 0 (“less than usual”) to 3 (“more than usual”)</w:t>
      </w:r>
      <w:r>
        <w:rPr>
          <w:rFonts w:ascii="Times New Roman" w:hAnsi="Times New Roman" w:cs="Times New Roman"/>
          <w:lang w:val="en-US"/>
        </w:rPr>
        <w:t xml:space="preserve">, and item scores were summed to generate a total fatigue score. This scoring approach provides a continuous measure of fatigue severity, </w:t>
      </w:r>
      <w:r w:rsidR="00946FF9">
        <w:rPr>
          <w:rFonts w:ascii="Times New Roman" w:hAnsi="Times New Roman" w:cs="Times New Roman"/>
          <w:lang w:val="en-US"/>
        </w:rPr>
        <w:t xml:space="preserve">capturing both physical and mental fatigue, </w:t>
      </w:r>
      <w:r>
        <w:rPr>
          <w:rFonts w:ascii="Times New Roman" w:hAnsi="Times New Roman" w:cs="Times New Roman"/>
          <w:lang w:val="en-US"/>
        </w:rPr>
        <w:t xml:space="preserve">with high scores indicating greater levels of self-reported fatigue. The Likert scoring system is widely applied in studies investigating cancer-related fatigue, as it captures graduations in symptom severity and is sensitive to change over time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{"citationID":"vdXPl6SR","properties":{"formattedCitation":"(Fu et al., 2018; Gjerset et al., 2017; S\\uc0\\u248{}rensen et al., 2020; Zdun-Ry\\uc0\\u380{}ewska et al., 2024)","plainCitation":"(Fu et al., 2018; Gjerset et al., 2017; Sørensen et al., 2020; Zdun-Ryżewska et al., 2024)","noteIndex":0},"citationItems":[{"id":151,"uris":["http://zotero.org/users/15910014/items/276YT9UW"],"itemData":{"id":151,"type":"article-journal","abstract":"Abstract\n              This retrospective study investigated the effectiveness of percutaneous nerve electrical stimulation (PNES) for fatigue caused by chemotherapy for cervical cancer survivors.\n              Totally, 83 cases of fatigue caused by chemotherapy for cervical cancer survivors were analyzed. All these cases were assigned to a treatment group (n = 43), and a control group (n = 40). Patients in the treatment group received PNES, while the subjects in the control group were on waiting list. The treatment was applied once daily for a total of 6 weeks. The primary endpoint was fatigue. It was evaluated by the Multidimensional Fatigue Inventory (MFI), and Fatigue Questionnaire (FQ). The secondary endpoints consisted of anxiety and depression. They were measured by the Hospital Anxiety and Depression Scale (HADS). All outcomes were measured before and after 6-week treatment.\n              \n                After treatment, PNES did not show significant difference in fatigue relief, measured by MFI (General fatigue,\n                P\n                 = .31; Physical fatigue,\n                P\n                 = .44; Activity,\n                P\n                 = .36; Motivation,\n                P\n                 = .55; Mental fatigue,\n                P\n                 = .49), and FQ (Mental fatigue,\n                P\n                 = .29; Physical fatigue,\n                P\n                 = .35); and the reduction of anxiety and depression, measured by the HADS (Anxiety,\n                P\n                 = .21; Depression,\n                P\n                 = .17) after 6 weeks treatment between 2 groups.\n              \n              This study demonstrated that PNES may not benefit for cervical cancer survivors with fatigue caused by chemotherapy after 6-week treatment.","container-title":"Medicine","DOI":"10.1097/MD.0000000000012020","ISSN":"0025-7974, 1536-5964","issue":"41","language":"en","license":"http://creativecommons.org/licenses/by-nc/4.0","page":"e12020","source":"DOI.org (Crossref)","title":"Percutaneous nerve electrical stimulation for fatigue caused by chemotherapy for cervical cancer","volume":"97","author":[{"family":"Fu","given":"Ting"},{"family":"Guang","given":"Hui-juan"},{"family":"Gao","given":"Xiang-zhuan"}],"issued":{"date-parts":[["2018",10]]}}},{"id":153,"uris":["http://zotero.org/users/15910014/items/NSQ52EJV"],"itemData":{"id":153,"type":"article-journal","container-title":"Acta Oncologica","DOI":"10.1080/0284186X.2016.1266091","ISSN":"0284-186X, 1651-226X","issue":"2","journalAbbreviation":"Acta Oncologica","language":"en","page":"245-253","source":"DOI.org (Crossref)","title":"Perceived needs for different components in a rehabilitation program among cancer survivors with chronic fatigue compared to survivors without chronic fatigue","volume":"56","author":[{"family":"Gjerset","given":"Gunhild M."},{"family":"Loge","given":"Jon H."},{"family":"Kiserud","given":"Cecilie E."},{"family":"Fosså","given":"Sophie D."},{"family":"Gudbergsson","given":"Sævar B."},{"family":"Oldervoll","given":"Line M."},{"family":"Wisløff","given":"Torbjørn"},{"family":"Thorsen","given":"Lene"}],"issued":{"date-parts":[["2017",2,1]]}}},{"id":155,"uris":["http://zotero.org/users/15910014/items/J7PE9NNT"],"itemData":{"id":155,"type":"article-journal","abstract":"Abstract\n            \n              Background\n              A large number of women with breast cancer suffer from fatigue, and social support is described as having a positive impact on health in stressful life situations. The aim of this study is to evaluate social support in a sample of early-stage breast cancer outpatients with fatigue during treatment, and to evaluate the association between cancer-related fatigue and social support and between social support and demographic and treatment characteristics.\n            \n            \n              Method\n              This cross-sectional study includes 160 outpatients with early-stage breast cancer and cancer-related fatigue. The patients were recruited from clinics at a university-based cancer centre in Norway. The research instruments included The Social Provisions Scale (SPS), which measures ‛attachment’, ‛social integration’, ‛reassurance of worth’, and ‛nurturance’, and a fatigue questionnaire (FQ), which measures total, physical and mental fatigue. Data were analysed using descriptive statistics and linear regression analysis.\n            \n            \n              Results\n              Median total score for SPS was 59 (min/max = 39/64). Significant associations were found between mental fatigue and the provisions ‛reassurance of worth’ (B = − 0.34, 95% CI = [− 0.60; − 0.08]) and ‛nurturance’ (B = 0.20, 95% CI = [0.08; 0.31]). In addition, an association was found between social support and living with someone (B = 6.09, 95% CI = [4.07; 8.11]). No associations were found between physical fatigue and social support or between social support and treatment variables.\n            \n            \n              Conclusions\n              To a large extent, breast cancer patients with fatigue in this study experienced social support from their surroundings. The fact that there were significant associations between mental fatigue and two of the provisions of SPS suggests that social support is more closely related to mental fatigue than to physical fatigue. Findings from this study suggest that living with someone is important for the experience of social support during treatment for breast cancer. Clinicians need to evaluate demographic characteristics in relation to social support in early-stage breast cancer patients with fatigue.","container-title":"BMC Women's Health","DOI":"10.1186/s12905-020-01106-2","ISSN":"1472-6874","issue":"1","journalAbbreviation":"BMC Women's Health","language":"en","page":"243","source":"DOI.org (Crossref)","title":"Social support in early-stage breast cancer patients with fatigue","volume":"20","author":[{"family":"Sørensen","given":"Hege Lilleskare"},{"family":"Schjølberg","given":"Tore Kr."},{"family":"Småstuen","given":"Milada Cvancarova"},{"family":"Utne","given":"Inger"}],"issued":{"date-parts":[["2020",12]]}}},{"id":149,"uris":["http://zotero.org/users/15910014/items/Y353S7JW"],"itemData":{"id":149,"type":"article-journal","abstract":"Background\n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w:instrText>
      </w:r>
      <w:r w:rsidRPr="00B80513">
        <w:rPr>
          <w:rFonts w:ascii="Times New Roman" w:hAnsi="Times New Roman" w:cs="Times New Roman"/>
          <w:rPrChange w:id="106" w:author="Anne Mette Rustaden" w:date="2026-03-13T10:17:00Z" w16du:dateUtc="2026-03-13T09:17:00Z">
            <w:rPr>
              <w:rFonts w:ascii="Times New Roman" w:hAnsi="Times New Roman" w:cs="Times New Roman"/>
              <w:lang w:val="en-US"/>
            </w:rPr>
          </w:rPrChange>
        </w:rPr>
        <w:instrText>ponded to all questionnaires and scales in the case of patients. The equivalent que</w:instrText>
      </w:r>
      <w:r w:rsidRPr="000C103F">
        <w:rPr>
          <w:rFonts w:ascii="Times New Roman" w:hAnsi="Times New Roman" w:cs="Times New Roman"/>
        </w:rPr>
        <w:instrText xml:space="preserv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Pr>
          <w:rFonts w:ascii="Times New Roman" w:hAnsi="Times New Roman" w:cs="Times New Roman"/>
          <w:lang w:val="en-US"/>
        </w:rPr>
        <w:fldChar w:fldCharType="separate"/>
      </w:r>
      <w:r w:rsidRPr="000C103F">
        <w:rPr>
          <w:rFonts w:ascii="Times New Roman" w:hAnsi="Times New Roman" w:cs="Times New Roman"/>
          <w:kern w:val="0"/>
        </w:rPr>
        <w:t>(Fu et al., 2018; Gjerset et al., 2017; Sørensen et al., 2020; Zdun-Ryżewska et al., 2024)</w:t>
      </w:r>
      <w:r>
        <w:rPr>
          <w:rFonts w:ascii="Times New Roman" w:hAnsi="Times New Roman" w:cs="Times New Roman"/>
          <w:lang w:val="en-US"/>
        </w:rPr>
        <w:fldChar w:fldCharType="end"/>
      </w:r>
      <w:r w:rsidRPr="000C103F">
        <w:rPr>
          <w:rFonts w:ascii="Times New Roman" w:hAnsi="Times New Roman" w:cs="Times New Roman"/>
        </w:rPr>
        <w:t>.</w:t>
      </w:r>
      <w:r>
        <w:rPr>
          <w:rFonts w:ascii="Times New Roman" w:hAnsi="Times New Roman" w:cs="Times New Roman"/>
        </w:rPr>
        <w:t xml:space="preserve"> </w:t>
      </w:r>
      <w:r w:rsidRPr="000C103F">
        <w:rPr>
          <w:rFonts w:ascii="Times New Roman" w:hAnsi="Times New Roman" w:cs="Times New Roman"/>
          <w:lang w:val="en-US"/>
        </w:rPr>
        <w:t>Using the summed 0-3 scoring method therefore allows for nuanced assess</w:t>
      </w:r>
      <w:r>
        <w:rPr>
          <w:rFonts w:ascii="Times New Roman" w:hAnsi="Times New Roman" w:cs="Times New Roman"/>
          <w:lang w:val="en-US"/>
        </w:rPr>
        <w:t xml:space="preserve">ment of fatigue and facilitates comparison with previous research in oncology populations. </w:t>
      </w:r>
      <w:commentRangeEnd w:id="104"/>
      <w:r w:rsidR="003B1E57">
        <w:rPr>
          <w:rStyle w:val="Merknadsreferanse"/>
        </w:rPr>
        <w:commentReference w:id="104"/>
      </w:r>
      <w:commentRangeEnd w:id="105"/>
      <w:r w:rsidR="00FE5A7C">
        <w:rPr>
          <w:rStyle w:val="Merknadsreferanse"/>
        </w:rPr>
        <w:commentReference w:id="105"/>
      </w:r>
    </w:p>
    <w:p w14:paraId="3EFD6686" w14:textId="38209CC8" w:rsidR="00CB1B08" w:rsidRDefault="00CB1B08" w:rsidP="00CB1B08">
      <w:pPr>
        <w:pStyle w:val="Overskrift3"/>
        <w:rPr>
          <w:rFonts w:ascii="Times New Roman" w:hAnsi="Times New Roman" w:cs="Times New Roman"/>
          <w:lang w:val="en-US"/>
        </w:rPr>
      </w:pPr>
      <w:bookmarkStart w:id="107" w:name="_Toc223694061"/>
      <w:r w:rsidRPr="00CB1B08">
        <w:rPr>
          <w:rFonts w:ascii="Times New Roman" w:hAnsi="Times New Roman" w:cs="Times New Roman"/>
          <w:lang w:val="en-US"/>
        </w:rPr>
        <w:t xml:space="preserve">Secondary outcome: </w:t>
      </w:r>
      <w:r w:rsidR="004A477A">
        <w:rPr>
          <w:rFonts w:ascii="Times New Roman" w:hAnsi="Times New Roman" w:cs="Times New Roman"/>
          <w:lang w:val="en-US"/>
        </w:rPr>
        <w:t>Functional fitness</w:t>
      </w:r>
      <w:bookmarkEnd w:id="107"/>
    </w:p>
    <w:p w14:paraId="6684A039" w14:textId="40614037" w:rsidR="002A5DEC" w:rsidRPr="0091007F" w:rsidRDefault="0091007F" w:rsidP="002A5DEC">
      <w:pPr>
        <w:rPr>
          <w:rFonts w:ascii="Times New Roman" w:hAnsi="Times New Roman" w:cs="Times New Roman"/>
          <w:i/>
          <w:iCs/>
          <w:lang w:val="en-US"/>
        </w:rPr>
      </w:pPr>
      <w:r w:rsidRPr="0091007F">
        <w:rPr>
          <w:rFonts w:ascii="Times New Roman" w:hAnsi="Times New Roman" w:cs="Times New Roman"/>
          <w:i/>
          <w:iCs/>
          <w:lang w:val="en-US"/>
        </w:rPr>
        <w:t xml:space="preserve">Analyses of intervention effects were conducted among participants with complete pre- and post- intervention data (n=51). </w:t>
      </w:r>
    </w:p>
    <w:p w14:paraId="40B14234" w14:textId="4C1C46E8" w:rsidR="00CB1B08" w:rsidRDefault="00CB1B08" w:rsidP="00CB1B08">
      <w:pPr>
        <w:pStyle w:val="Overskrift2"/>
        <w:rPr>
          <w:rFonts w:ascii="Times New Roman" w:hAnsi="Times New Roman" w:cs="Times New Roman"/>
          <w:lang w:val="en-US"/>
        </w:rPr>
      </w:pPr>
      <w:bookmarkStart w:id="108" w:name="_Toc223694062"/>
      <w:r w:rsidRPr="00CB1B08">
        <w:rPr>
          <w:rFonts w:ascii="Times New Roman" w:hAnsi="Times New Roman" w:cs="Times New Roman"/>
          <w:lang w:val="en-US"/>
        </w:rPr>
        <w:t>Discussion</w:t>
      </w:r>
      <w:bookmarkEnd w:id="108"/>
    </w:p>
    <w:p w14:paraId="2903A5AF" w14:textId="604495AD" w:rsidR="0091007F" w:rsidRDefault="0091007F" w:rsidP="0091007F">
      <w:pPr>
        <w:rPr>
          <w:rFonts w:ascii="Times New Roman" w:hAnsi="Times New Roman" w:cs="Times New Roman"/>
          <w:i/>
          <w:iCs/>
          <w:lang w:val="en-US"/>
        </w:rPr>
      </w:pPr>
      <w:r w:rsidRPr="0091007F">
        <w:rPr>
          <w:rFonts w:ascii="Times New Roman" w:hAnsi="Times New Roman" w:cs="Times New Roman"/>
          <w:i/>
          <w:iCs/>
          <w:lang w:val="en-US"/>
        </w:rPr>
        <w:t xml:space="preserve">The use of complete-case analysis may introduce selection bias, as participants with missing post-intervention data may differ systematically from those who completed follow-up. </w:t>
      </w:r>
    </w:p>
    <w:p w14:paraId="3EB18667" w14:textId="4C68DF0E" w:rsidR="008A4056" w:rsidRDefault="008A4056" w:rsidP="0091007F">
      <w:pPr>
        <w:rPr>
          <w:rFonts w:ascii="Times New Roman" w:hAnsi="Times New Roman" w:cs="Times New Roman"/>
          <w:i/>
          <w:iCs/>
          <w:lang w:val="en-US"/>
        </w:rPr>
      </w:pPr>
      <w:r>
        <w:rPr>
          <w:rFonts w:ascii="Times New Roman" w:hAnsi="Times New Roman" w:cs="Times New Roman"/>
          <w:i/>
          <w:iCs/>
          <w:lang w:val="en-US"/>
        </w:rPr>
        <w:t>FUNCTIONAL FITNESS</w:t>
      </w:r>
    </w:p>
    <w:p w14:paraId="735C1894" w14:textId="366058C6" w:rsidR="008A4056" w:rsidRPr="008A4056" w:rsidRDefault="008A4056" w:rsidP="0091007F">
      <w:pPr>
        <w:rPr>
          <w:rFonts w:ascii="Times New Roman" w:hAnsi="Times New Roman" w:cs="Times New Roman"/>
          <w:lang w:val="en-US"/>
        </w:rPr>
      </w:pPr>
      <w:commentRangeStart w:id="109"/>
      <w:commentRangeStart w:id="110"/>
      <w:r>
        <w:rPr>
          <w:rFonts w:ascii="Times New Roman" w:hAnsi="Times New Roman" w:cs="Times New Roman"/>
          <w:lang w:val="en-US"/>
        </w:rPr>
        <w:t xml:space="preserve">Importantly, declines in functional fitness and fatigue appear to be interrelated. Reduced muscle strength, impaired mobility, and diminished cardiovascular capacity increase the perceived effort required for daily tasks, which may reinforce inactivity and perpetuate cancer-related fatigue. Conversely, improvements in functional fitness may alleviate fatigue by enhancing physical efficiency and reducing the relative physiological demand of everyday activities. Taken together, these findings support the inclusion of functional fitness as a key outcome in survivorship research and rehabilitation. Functional performance measures provide objective insight into the physical consequences of cancer treatment and capture aspects of daily functioning that are not fully reflected by patient-reported fatigue alone. Assessing functional fitness alongside cancer-related fatigue therefore offers a more comprehensive understanding of treatment-related impairments and the potential benefits of exercise-based interventions in cancer survivors.  </w:t>
      </w:r>
      <w:commentRangeEnd w:id="109"/>
      <w:r>
        <w:rPr>
          <w:rStyle w:val="Merknadsreferanse"/>
        </w:rPr>
        <w:commentReference w:id="109"/>
      </w:r>
      <w:commentRangeEnd w:id="110"/>
      <w:r w:rsidR="0024057B">
        <w:rPr>
          <w:rStyle w:val="Merknadsreferanse"/>
        </w:rPr>
        <w:commentReference w:id="110"/>
      </w:r>
    </w:p>
    <w:p w14:paraId="1FFF8A6D" w14:textId="25F07D8F" w:rsidR="00287BB2" w:rsidRPr="00794CE6" w:rsidRDefault="00794CE6" w:rsidP="00794CE6">
      <w:pPr>
        <w:pStyle w:val="Overskrift2"/>
        <w:rPr>
          <w:rFonts w:ascii="Times New Roman" w:hAnsi="Times New Roman" w:cs="Times New Roman"/>
          <w:lang w:val="en-US"/>
        </w:rPr>
      </w:pPr>
      <w:bookmarkStart w:id="111" w:name="_Toc223694063"/>
      <w:r w:rsidRPr="00794CE6">
        <w:rPr>
          <w:rFonts w:ascii="Times New Roman" w:hAnsi="Times New Roman" w:cs="Times New Roman"/>
          <w:lang w:val="en-US"/>
        </w:rPr>
        <w:t>References</w:t>
      </w:r>
      <w:bookmarkEnd w:id="111"/>
      <w:r w:rsidRPr="00794CE6">
        <w:rPr>
          <w:rFonts w:ascii="Times New Roman" w:hAnsi="Times New Roman" w:cs="Times New Roman"/>
          <w:lang w:val="en-US"/>
        </w:rPr>
        <w:t xml:space="preserve"> </w:t>
      </w:r>
    </w:p>
    <w:p w14:paraId="721BCCC6" w14:textId="77777777" w:rsidR="00C31E6D" w:rsidRPr="00C31E6D" w:rsidRDefault="00287BB2" w:rsidP="00C31E6D">
      <w:pPr>
        <w:pStyle w:val="Bibliografi"/>
        <w:rPr>
          <w:rFonts w:ascii="Times New Roman" w:hAnsi="Times New Roman" w:cs="Times New Roman"/>
          <w:kern w:val="0"/>
          <w:lang w:val="en-US"/>
        </w:rPr>
      </w:pPr>
      <w:r w:rsidRPr="00287BB2">
        <w:rPr>
          <w:lang w:val="en-US"/>
        </w:rPr>
        <w:fldChar w:fldCharType="begin"/>
      </w:r>
      <w:r w:rsidR="00EE3C6B">
        <w:rPr>
          <w:lang w:val="en-US"/>
        </w:rPr>
        <w:instrText xml:space="preserve"> ADDIN ZOTERO_BIBL {"uncited":[["http://zotero.org/users/15910014/items/PZW24NII"],["http://zotero.org/users/15910014/items/CB2466DL"]],"omitted":[],"custom":[]} CSL_BIBLIOGRAPHY </w:instrText>
      </w:r>
      <w:r w:rsidRPr="00287BB2">
        <w:rPr>
          <w:lang w:val="en-US"/>
        </w:rPr>
        <w:fldChar w:fldCharType="separate"/>
      </w:r>
      <w:r w:rsidR="00C31E6D" w:rsidRPr="00C31E6D">
        <w:rPr>
          <w:rFonts w:ascii="Times New Roman" w:hAnsi="Times New Roman" w:cs="Times New Roman"/>
          <w:kern w:val="0"/>
          <w:lang w:val="en-US"/>
        </w:rPr>
        <w:t xml:space="preserve">Andrioti, A., Papadopetraki, A., Maridaki, M., &amp; Philippou, A. (2023). The Effect of a Home-Based Tele-Exercise Training Program on the Quality of Life and Physical </w:t>
      </w:r>
      <w:r w:rsidR="00C31E6D" w:rsidRPr="00C31E6D">
        <w:rPr>
          <w:rFonts w:ascii="Times New Roman" w:hAnsi="Times New Roman" w:cs="Times New Roman"/>
          <w:kern w:val="0"/>
          <w:lang w:val="en-US"/>
        </w:rPr>
        <w:lastRenderedPageBreak/>
        <w:t xml:space="preserve">Performance in Breast Cancer Survivors. </w:t>
      </w:r>
      <w:r w:rsidR="00C31E6D" w:rsidRPr="00C31E6D">
        <w:rPr>
          <w:rFonts w:ascii="Times New Roman" w:hAnsi="Times New Roman" w:cs="Times New Roman"/>
          <w:i/>
          <w:iCs/>
          <w:kern w:val="0"/>
          <w:lang w:val="en-US"/>
        </w:rPr>
        <w:t>Sports</w:t>
      </w:r>
      <w:r w:rsidR="00C31E6D" w:rsidRPr="00C31E6D">
        <w:rPr>
          <w:rFonts w:ascii="Times New Roman" w:hAnsi="Times New Roman" w:cs="Times New Roman"/>
          <w:kern w:val="0"/>
          <w:lang w:val="en-US"/>
        </w:rPr>
        <w:t xml:space="preserve">, </w:t>
      </w:r>
      <w:r w:rsidR="00C31E6D" w:rsidRPr="00C31E6D">
        <w:rPr>
          <w:rFonts w:ascii="Times New Roman" w:hAnsi="Times New Roman" w:cs="Times New Roman"/>
          <w:i/>
          <w:iCs/>
          <w:kern w:val="0"/>
          <w:lang w:val="en-US"/>
        </w:rPr>
        <w:t>11</w:t>
      </w:r>
      <w:r w:rsidR="00C31E6D" w:rsidRPr="00C31E6D">
        <w:rPr>
          <w:rFonts w:ascii="Times New Roman" w:hAnsi="Times New Roman" w:cs="Times New Roman"/>
          <w:kern w:val="0"/>
          <w:lang w:val="en-US"/>
        </w:rPr>
        <w:t>(5), 102. https://doi.org/10.3390/sports11050102</w:t>
      </w:r>
    </w:p>
    <w:p w14:paraId="2F8BCB21" w14:textId="77777777" w:rsidR="00C31E6D" w:rsidRPr="00C31E6D" w:rsidRDefault="00C31E6D" w:rsidP="00C31E6D">
      <w:pPr>
        <w:pStyle w:val="Bibliografi"/>
        <w:rPr>
          <w:rFonts w:ascii="Times New Roman" w:hAnsi="Times New Roman" w:cs="Times New Roman"/>
          <w:kern w:val="0"/>
          <w:lang w:val="en-US"/>
        </w:rPr>
      </w:pPr>
      <w:r w:rsidRPr="00C31E6D">
        <w:rPr>
          <w:rFonts w:ascii="Times New Roman" w:hAnsi="Times New Roman" w:cs="Times New Roman"/>
          <w:kern w:val="0"/>
          <w:lang w:val="en-US"/>
        </w:rPr>
        <w:t xml:space="preserve">Batalik, L., Chamradova, K., Winnige, P., Dosbaba, F., Batalikova, K., Vlazna, D., Janikova, A., Pepera, G., Abu-Odah, H., &amp; Su, J. J. (2024). Effect of exercise-based cancer rehabilitation via telehealth: A systematic review and meta-analysis. </w:t>
      </w:r>
      <w:r w:rsidRPr="00C31E6D">
        <w:rPr>
          <w:rFonts w:ascii="Times New Roman" w:hAnsi="Times New Roman" w:cs="Times New Roman"/>
          <w:i/>
          <w:iCs/>
          <w:kern w:val="0"/>
          <w:lang w:val="en-US"/>
        </w:rPr>
        <w:t>BMC Cancer</w:t>
      </w:r>
      <w:r w:rsidRPr="00C31E6D">
        <w:rPr>
          <w:rFonts w:ascii="Times New Roman" w:hAnsi="Times New Roman" w:cs="Times New Roman"/>
          <w:kern w:val="0"/>
          <w:lang w:val="en-US"/>
        </w:rPr>
        <w:t xml:space="preserve">, </w:t>
      </w:r>
      <w:r w:rsidRPr="00C31E6D">
        <w:rPr>
          <w:rFonts w:ascii="Times New Roman" w:hAnsi="Times New Roman" w:cs="Times New Roman"/>
          <w:i/>
          <w:iCs/>
          <w:kern w:val="0"/>
          <w:lang w:val="en-US"/>
        </w:rPr>
        <w:t>24</w:t>
      </w:r>
      <w:r w:rsidRPr="00C31E6D">
        <w:rPr>
          <w:rFonts w:ascii="Times New Roman" w:hAnsi="Times New Roman" w:cs="Times New Roman"/>
          <w:kern w:val="0"/>
          <w:lang w:val="en-US"/>
        </w:rPr>
        <w:t>(1), 600. https://doi.org/10.1186/s12885-024-12348-w</w:t>
      </w:r>
    </w:p>
    <w:p w14:paraId="20FC8CED" w14:textId="77777777" w:rsidR="00C31E6D" w:rsidRPr="00C31E6D" w:rsidRDefault="00C31E6D" w:rsidP="00C31E6D">
      <w:pPr>
        <w:pStyle w:val="Bibliografi"/>
        <w:rPr>
          <w:rFonts w:ascii="Times New Roman" w:hAnsi="Times New Roman" w:cs="Times New Roman"/>
          <w:kern w:val="0"/>
          <w:lang w:val="en-US"/>
        </w:rPr>
      </w:pPr>
      <w:r w:rsidRPr="00C31E6D">
        <w:rPr>
          <w:rFonts w:ascii="Times New Roman" w:hAnsi="Times New Roman" w:cs="Times New Roman"/>
          <w:kern w:val="0"/>
          <w:lang w:val="en-US"/>
        </w:rPr>
        <w:t xml:space="preserve">Bettariga, F., Taaffe, D. R., Borsati, A., Avancini, A., Pilotto, S., Lazzarini, S. G., Lopez, P., Maestroni, L., Crainich, U., Campbell, J. P., Clay, T. D., Galvão, D. A., &amp; Newton, R. U. (2025). Effects of exercise on inflammation in female survivors of nonmetastatic breast cancer: A systematic review and meta-analysis. </w:t>
      </w:r>
      <w:r w:rsidRPr="00C31E6D">
        <w:rPr>
          <w:rFonts w:ascii="Times New Roman" w:hAnsi="Times New Roman" w:cs="Times New Roman"/>
          <w:i/>
          <w:iCs/>
          <w:kern w:val="0"/>
          <w:lang w:val="en-US"/>
        </w:rPr>
        <w:t>JNCI: Journal of the National Cancer Institute</w:t>
      </w:r>
      <w:r w:rsidRPr="00C31E6D">
        <w:rPr>
          <w:rFonts w:ascii="Times New Roman" w:hAnsi="Times New Roman" w:cs="Times New Roman"/>
          <w:kern w:val="0"/>
          <w:lang w:val="en-US"/>
        </w:rPr>
        <w:t xml:space="preserve">, </w:t>
      </w:r>
      <w:r w:rsidRPr="00C31E6D">
        <w:rPr>
          <w:rFonts w:ascii="Times New Roman" w:hAnsi="Times New Roman" w:cs="Times New Roman"/>
          <w:i/>
          <w:iCs/>
          <w:kern w:val="0"/>
          <w:lang w:val="en-US"/>
        </w:rPr>
        <w:t>117</w:t>
      </w:r>
      <w:r w:rsidRPr="00C31E6D">
        <w:rPr>
          <w:rFonts w:ascii="Times New Roman" w:hAnsi="Times New Roman" w:cs="Times New Roman"/>
          <w:kern w:val="0"/>
          <w:lang w:val="en-US"/>
        </w:rPr>
        <w:t>(10), 1984–1998. https://doi.org/10.1093/jnci/djaf062</w:t>
      </w:r>
    </w:p>
    <w:p w14:paraId="13B73512" w14:textId="77777777" w:rsidR="00C31E6D" w:rsidRPr="00C31E6D" w:rsidRDefault="00C31E6D" w:rsidP="00C31E6D">
      <w:pPr>
        <w:pStyle w:val="Bibliografi"/>
        <w:rPr>
          <w:rFonts w:ascii="Times New Roman" w:hAnsi="Times New Roman" w:cs="Times New Roman"/>
          <w:kern w:val="0"/>
          <w:lang w:val="en-US"/>
        </w:rPr>
      </w:pPr>
      <w:r w:rsidRPr="00C31E6D">
        <w:rPr>
          <w:rFonts w:ascii="Times New Roman" w:hAnsi="Times New Roman" w:cs="Times New Roman"/>
          <w:kern w:val="0"/>
          <w:lang w:val="en-US"/>
        </w:rPr>
        <w:t xml:space="preserve">Bower, J. E. (2007). Cancer-related fatigue: Links with inflammation in cancer patients and survivors. </w:t>
      </w:r>
      <w:r w:rsidRPr="00C31E6D">
        <w:rPr>
          <w:rFonts w:ascii="Times New Roman" w:hAnsi="Times New Roman" w:cs="Times New Roman"/>
          <w:i/>
          <w:iCs/>
          <w:kern w:val="0"/>
          <w:lang w:val="en-US"/>
        </w:rPr>
        <w:t>Brain, Behavior, and Immunity</w:t>
      </w:r>
      <w:r w:rsidRPr="00C31E6D">
        <w:rPr>
          <w:rFonts w:ascii="Times New Roman" w:hAnsi="Times New Roman" w:cs="Times New Roman"/>
          <w:kern w:val="0"/>
          <w:lang w:val="en-US"/>
        </w:rPr>
        <w:t xml:space="preserve">, </w:t>
      </w:r>
      <w:r w:rsidRPr="00C31E6D">
        <w:rPr>
          <w:rFonts w:ascii="Times New Roman" w:hAnsi="Times New Roman" w:cs="Times New Roman"/>
          <w:i/>
          <w:iCs/>
          <w:kern w:val="0"/>
          <w:lang w:val="en-US"/>
        </w:rPr>
        <w:t>21</w:t>
      </w:r>
      <w:r w:rsidRPr="00C31E6D">
        <w:rPr>
          <w:rFonts w:ascii="Times New Roman" w:hAnsi="Times New Roman" w:cs="Times New Roman"/>
          <w:kern w:val="0"/>
          <w:lang w:val="en-US"/>
        </w:rPr>
        <w:t>(7), 863–871. https://doi.org/10.1016/j.bbi.2007.03.013</w:t>
      </w:r>
    </w:p>
    <w:p w14:paraId="767BA643" w14:textId="77777777" w:rsidR="00C31E6D" w:rsidRPr="00C31E6D" w:rsidRDefault="00C31E6D" w:rsidP="00C31E6D">
      <w:pPr>
        <w:pStyle w:val="Bibliografi"/>
        <w:rPr>
          <w:rFonts w:ascii="Times New Roman" w:hAnsi="Times New Roman" w:cs="Times New Roman"/>
          <w:kern w:val="0"/>
          <w:lang w:val="en-US"/>
        </w:rPr>
      </w:pPr>
      <w:r w:rsidRPr="00C31E6D">
        <w:rPr>
          <w:rFonts w:ascii="Times New Roman" w:hAnsi="Times New Roman" w:cs="Times New Roman"/>
          <w:kern w:val="0"/>
          <w:lang w:val="en-US"/>
        </w:rPr>
        <w:t xml:space="preserve">Bower, J. E. (2014). Cancer-related fatigue—Mechanisms, risk factors, and treatments. </w:t>
      </w:r>
      <w:r w:rsidRPr="00C31E6D">
        <w:rPr>
          <w:rFonts w:ascii="Times New Roman" w:hAnsi="Times New Roman" w:cs="Times New Roman"/>
          <w:i/>
          <w:iCs/>
          <w:kern w:val="0"/>
          <w:lang w:val="en-US"/>
        </w:rPr>
        <w:t>Nature Reviews Clinical Oncology</w:t>
      </w:r>
      <w:r w:rsidRPr="00C31E6D">
        <w:rPr>
          <w:rFonts w:ascii="Times New Roman" w:hAnsi="Times New Roman" w:cs="Times New Roman"/>
          <w:kern w:val="0"/>
          <w:lang w:val="en-US"/>
        </w:rPr>
        <w:t xml:space="preserve">, </w:t>
      </w:r>
      <w:r w:rsidRPr="00C31E6D">
        <w:rPr>
          <w:rFonts w:ascii="Times New Roman" w:hAnsi="Times New Roman" w:cs="Times New Roman"/>
          <w:i/>
          <w:iCs/>
          <w:kern w:val="0"/>
          <w:lang w:val="en-US"/>
        </w:rPr>
        <w:t>11</w:t>
      </w:r>
      <w:r w:rsidRPr="00C31E6D">
        <w:rPr>
          <w:rFonts w:ascii="Times New Roman" w:hAnsi="Times New Roman" w:cs="Times New Roman"/>
          <w:kern w:val="0"/>
          <w:lang w:val="en-US"/>
        </w:rPr>
        <w:t>(10), 597–609. https://doi.org/10.1038/nrclinonc.2014.127</w:t>
      </w:r>
    </w:p>
    <w:p w14:paraId="00A6576C" w14:textId="77777777" w:rsidR="00C31E6D" w:rsidRPr="00C31E6D" w:rsidRDefault="00C31E6D" w:rsidP="00C31E6D">
      <w:pPr>
        <w:pStyle w:val="Bibliografi"/>
        <w:rPr>
          <w:rFonts w:ascii="Times New Roman" w:hAnsi="Times New Roman" w:cs="Times New Roman"/>
          <w:kern w:val="0"/>
          <w:lang w:val="en-US"/>
        </w:rPr>
      </w:pPr>
      <w:r w:rsidRPr="00C31E6D">
        <w:rPr>
          <w:rFonts w:ascii="Times New Roman" w:hAnsi="Times New Roman" w:cs="Times New Roman"/>
          <w:kern w:val="0"/>
          <w:lang w:val="en-US"/>
        </w:rPr>
        <w:t xml:space="preserve">Bower, J. E., Lacchetti, C., Alici, Y., Barton, D. L., Bruner, D., Canin, B. E., Escalante, C. P., Ganz, P. A., Garland, S. N., Gupta, S., Jim, H., Ligibel, J. A., Loh, K. P., Peppone, L., Tripathy, D., Yennu, S., Zick, S., &amp; Mustian, K. (2024). Management of Fatigue in Adult Survivors of Cancer: ASCO–Society for Integrative Oncology Guideline Update. </w:t>
      </w:r>
      <w:r w:rsidRPr="00C31E6D">
        <w:rPr>
          <w:rFonts w:ascii="Times New Roman" w:hAnsi="Times New Roman" w:cs="Times New Roman"/>
          <w:i/>
          <w:iCs/>
          <w:kern w:val="0"/>
          <w:lang w:val="en-US"/>
        </w:rPr>
        <w:t>Journal of Clinical Oncology</w:t>
      </w:r>
      <w:r w:rsidRPr="00C31E6D">
        <w:rPr>
          <w:rFonts w:ascii="Times New Roman" w:hAnsi="Times New Roman" w:cs="Times New Roman"/>
          <w:kern w:val="0"/>
          <w:lang w:val="en-US"/>
        </w:rPr>
        <w:t xml:space="preserve">, </w:t>
      </w:r>
      <w:r w:rsidRPr="00C31E6D">
        <w:rPr>
          <w:rFonts w:ascii="Times New Roman" w:hAnsi="Times New Roman" w:cs="Times New Roman"/>
          <w:i/>
          <w:iCs/>
          <w:kern w:val="0"/>
          <w:lang w:val="en-US"/>
        </w:rPr>
        <w:t>42</w:t>
      </w:r>
      <w:r w:rsidRPr="00C31E6D">
        <w:rPr>
          <w:rFonts w:ascii="Times New Roman" w:hAnsi="Times New Roman" w:cs="Times New Roman"/>
          <w:kern w:val="0"/>
          <w:lang w:val="en-US"/>
        </w:rPr>
        <w:t>(20), 2456–2487. https://doi.org/10.1200/JCO.24.00541</w:t>
      </w:r>
    </w:p>
    <w:p w14:paraId="0874801D" w14:textId="77777777" w:rsidR="00C31E6D" w:rsidRPr="00C31E6D" w:rsidRDefault="00C31E6D" w:rsidP="00C31E6D">
      <w:pPr>
        <w:pStyle w:val="Bibliografi"/>
        <w:rPr>
          <w:rFonts w:ascii="Times New Roman" w:hAnsi="Times New Roman" w:cs="Times New Roman"/>
          <w:kern w:val="0"/>
          <w:lang w:val="en-US"/>
        </w:rPr>
      </w:pPr>
      <w:r w:rsidRPr="00C31E6D">
        <w:rPr>
          <w:rFonts w:ascii="Times New Roman" w:hAnsi="Times New Roman" w:cs="Times New Roman"/>
          <w:kern w:val="0"/>
          <w:lang w:val="en-US"/>
        </w:rPr>
        <w:t xml:space="preserve">Bray, F., Laversanne, M., Sung, H., Ferlay, J., Siegel, R. L., Soerjomataram, I., &amp; Jemal, A. (2024). Global cancer statistics 2022: GLOBOCAN estimates of incidence and </w:t>
      </w:r>
      <w:r w:rsidRPr="00C31E6D">
        <w:rPr>
          <w:rFonts w:ascii="Times New Roman" w:hAnsi="Times New Roman" w:cs="Times New Roman"/>
          <w:kern w:val="0"/>
          <w:lang w:val="en-US"/>
        </w:rPr>
        <w:lastRenderedPageBreak/>
        <w:t xml:space="preserve">mortality worldwide for 36 cancers in 185 countries. </w:t>
      </w:r>
      <w:r w:rsidRPr="00C31E6D">
        <w:rPr>
          <w:rFonts w:ascii="Times New Roman" w:hAnsi="Times New Roman" w:cs="Times New Roman"/>
          <w:i/>
          <w:iCs/>
          <w:kern w:val="0"/>
          <w:lang w:val="en-US"/>
        </w:rPr>
        <w:t>CA: A Cancer Journal for Clinicians</w:t>
      </w:r>
      <w:r w:rsidRPr="00C31E6D">
        <w:rPr>
          <w:rFonts w:ascii="Times New Roman" w:hAnsi="Times New Roman" w:cs="Times New Roman"/>
          <w:kern w:val="0"/>
          <w:lang w:val="en-US"/>
        </w:rPr>
        <w:t xml:space="preserve">, </w:t>
      </w:r>
      <w:r w:rsidRPr="00C31E6D">
        <w:rPr>
          <w:rFonts w:ascii="Times New Roman" w:hAnsi="Times New Roman" w:cs="Times New Roman"/>
          <w:i/>
          <w:iCs/>
          <w:kern w:val="0"/>
          <w:lang w:val="en-US"/>
        </w:rPr>
        <w:t>74</w:t>
      </w:r>
      <w:r w:rsidRPr="00C31E6D">
        <w:rPr>
          <w:rFonts w:ascii="Times New Roman" w:hAnsi="Times New Roman" w:cs="Times New Roman"/>
          <w:kern w:val="0"/>
          <w:lang w:val="en-US"/>
        </w:rPr>
        <w:t>(3), 229–263. https://doi.org/10.3322/caac.21834</w:t>
      </w:r>
    </w:p>
    <w:p w14:paraId="78637CA6" w14:textId="77777777" w:rsidR="00C31E6D" w:rsidRPr="00C31E6D" w:rsidRDefault="00C31E6D" w:rsidP="00C31E6D">
      <w:pPr>
        <w:pStyle w:val="Bibliografi"/>
        <w:rPr>
          <w:rFonts w:ascii="Times New Roman" w:hAnsi="Times New Roman" w:cs="Times New Roman"/>
          <w:kern w:val="0"/>
          <w:lang w:val="en-US"/>
        </w:rPr>
      </w:pPr>
      <w:r w:rsidRPr="00C31E6D">
        <w:rPr>
          <w:rFonts w:ascii="Times New Roman" w:hAnsi="Times New Roman" w:cs="Times New Roman"/>
          <w:kern w:val="0"/>
          <w:lang w:val="en-US"/>
        </w:rPr>
        <w:t xml:space="preserve">Bullard, T., Ji, M., An, R., Trinh, L., Mackenzie, M., &amp; Mullen, S. P. (2019). A systematic review and meta-analysis of adherence to physical activity interventions among three chronic conditions: Cancer, cardiovascular disease, and diabetes. </w:t>
      </w:r>
      <w:r w:rsidRPr="00C31E6D">
        <w:rPr>
          <w:rFonts w:ascii="Times New Roman" w:hAnsi="Times New Roman" w:cs="Times New Roman"/>
          <w:i/>
          <w:iCs/>
          <w:kern w:val="0"/>
          <w:lang w:val="en-US"/>
        </w:rPr>
        <w:t>BMC Public Health</w:t>
      </w:r>
      <w:r w:rsidRPr="00C31E6D">
        <w:rPr>
          <w:rFonts w:ascii="Times New Roman" w:hAnsi="Times New Roman" w:cs="Times New Roman"/>
          <w:kern w:val="0"/>
          <w:lang w:val="en-US"/>
        </w:rPr>
        <w:t xml:space="preserve">, </w:t>
      </w:r>
      <w:r w:rsidRPr="00C31E6D">
        <w:rPr>
          <w:rFonts w:ascii="Times New Roman" w:hAnsi="Times New Roman" w:cs="Times New Roman"/>
          <w:i/>
          <w:iCs/>
          <w:kern w:val="0"/>
          <w:lang w:val="en-US"/>
        </w:rPr>
        <w:t>19</w:t>
      </w:r>
      <w:r w:rsidRPr="00C31E6D">
        <w:rPr>
          <w:rFonts w:ascii="Times New Roman" w:hAnsi="Times New Roman" w:cs="Times New Roman"/>
          <w:kern w:val="0"/>
          <w:lang w:val="en-US"/>
        </w:rPr>
        <w:t>(1), 636. https://doi.org/10.1186/s12889-019-6877-z</w:t>
      </w:r>
    </w:p>
    <w:p w14:paraId="1BB1E6C7" w14:textId="77777777" w:rsidR="00C31E6D" w:rsidRPr="00C82990" w:rsidRDefault="00C31E6D" w:rsidP="00C31E6D">
      <w:pPr>
        <w:pStyle w:val="Bibliografi"/>
        <w:rPr>
          <w:rFonts w:ascii="Times New Roman" w:hAnsi="Times New Roman" w:cs="Times New Roman"/>
          <w:kern w:val="0"/>
          <w:lang w:val="en-US"/>
        </w:rPr>
      </w:pPr>
      <w:r w:rsidRPr="00C31E6D">
        <w:rPr>
          <w:rFonts w:ascii="Times New Roman" w:hAnsi="Times New Roman" w:cs="Times New Roman"/>
          <w:kern w:val="0"/>
          <w:lang w:val="en-US"/>
        </w:rPr>
        <w:t xml:space="preserve">Campbell, K. L., Winters-Stone, K. M., Wiskemann, J., May, A. M., Schwartz, A. L., Courneya, K. S., Zucker, D. S., Matthews, C. E., Ligibel, J. A., Gerber, L. H., Morris, G. S., Patel, A. V., Hue, T. F., Perna, F. M., &amp; Schmitz, K. H. (2019a). Exercise Guidelines for Cancer Survivors: Consensus Statement from International Multidisciplinary Roundtable. </w:t>
      </w:r>
      <w:r w:rsidRPr="00C82990">
        <w:rPr>
          <w:rFonts w:ascii="Times New Roman" w:hAnsi="Times New Roman" w:cs="Times New Roman"/>
          <w:i/>
          <w:iCs/>
          <w:kern w:val="0"/>
          <w:lang w:val="en-US"/>
        </w:rPr>
        <w:t>Medicine &amp; Science in Sports &amp; Exercise</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51</w:t>
      </w:r>
      <w:r w:rsidRPr="00C82990">
        <w:rPr>
          <w:rFonts w:ascii="Times New Roman" w:hAnsi="Times New Roman" w:cs="Times New Roman"/>
          <w:kern w:val="0"/>
          <w:lang w:val="en-US"/>
        </w:rPr>
        <w:t>(11), 2375–2390. https://doi.org/10.1249/MSS.0000000000002116</w:t>
      </w:r>
    </w:p>
    <w:p w14:paraId="12EF22C2"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Campbell, K. L., Winters-Stone, K. M., Wiskemann, J., May, A. M., Schwartz, A. L., Courneya, K. S., Zucker, D. S., Matthews, C. E., Ligibel, J. A., Gerber, L. H., Morris, G. S., Patel, A. V., Hue, T. F., Perna, F. M., &amp; Schmitz, K. H. (2019b). Exercise Guidelines for Cancer Survivors: Consensus Statement from International Multidisciplinary Roundtable. </w:t>
      </w:r>
      <w:r w:rsidRPr="00C82990">
        <w:rPr>
          <w:rFonts w:ascii="Times New Roman" w:hAnsi="Times New Roman" w:cs="Times New Roman"/>
          <w:i/>
          <w:iCs/>
          <w:kern w:val="0"/>
          <w:lang w:val="en-US"/>
        </w:rPr>
        <w:t>Medicine &amp; Science in Sports &amp; Exercise</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51</w:t>
      </w:r>
      <w:r w:rsidRPr="00C82990">
        <w:rPr>
          <w:rFonts w:ascii="Times New Roman" w:hAnsi="Times New Roman" w:cs="Times New Roman"/>
          <w:kern w:val="0"/>
          <w:lang w:val="en-US"/>
        </w:rPr>
        <w:t>(11), 2375–2390. https://doi.org/10.1249/MSS.0000000000002116</w:t>
      </w:r>
    </w:p>
    <w:p w14:paraId="7B15245F"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i/>
          <w:iCs/>
          <w:kern w:val="0"/>
          <w:lang w:val="en-US"/>
        </w:rPr>
        <w:t>Cancer</w:t>
      </w:r>
      <w:r w:rsidRPr="00C82990">
        <w:rPr>
          <w:rFonts w:ascii="Times New Roman" w:hAnsi="Times New Roman" w:cs="Times New Roman"/>
          <w:kern w:val="0"/>
          <w:lang w:val="en-US"/>
        </w:rPr>
        <w:t>. (2025, February 3). World Health Organization. https://www.who.int/news-room/fact-sheets/detail/cancer</w:t>
      </w:r>
    </w:p>
    <w:p w14:paraId="75213DAE" w14:textId="77777777" w:rsidR="00C31E6D" w:rsidRPr="00C31E6D" w:rsidRDefault="00C31E6D" w:rsidP="00C31E6D">
      <w:pPr>
        <w:pStyle w:val="Bibliografi"/>
        <w:rPr>
          <w:rFonts w:ascii="Times New Roman" w:hAnsi="Times New Roman" w:cs="Times New Roman"/>
          <w:kern w:val="0"/>
        </w:rPr>
      </w:pPr>
      <w:r w:rsidRPr="00C82990">
        <w:rPr>
          <w:rFonts w:ascii="Times New Roman" w:hAnsi="Times New Roman" w:cs="Times New Roman"/>
          <w:i/>
          <w:iCs/>
          <w:kern w:val="0"/>
          <w:lang w:val="en-US"/>
        </w:rPr>
        <w:t>Cancer Registry of Norway</w:t>
      </w:r>
      <w:r w:rsidRPr="00C82990">
        <w:rPr>
          <w:rFonts w:ascii="Times New Roman" w:hAnsi="Times New Roman" w:cs="Times New Roman"/>
          <w:kern w:val="0"/>
          <w:lang w:val="en-US"/>
        </w:rPr>
        <w:t xml:space="preserve">. (2025, May 14). </w:t>
      </w:r>
      <w:r w:rsidRPr="00C31E6D">
        <w:rPr>
          <w:rFonts w:ascii="Times New Roman" w:hAnsi="Times New Roman" w:cs="Times New Roman"/>
          <w:kern w:val="0"/>
        </w:rPr>
        <w:t>FHI. https://www.fhi.no/kreft/nokkeltall/tema/om-kreft/</w:t>
      </w:r>
    </w:p>
    <w:p w14:paraId="17482F14" w14:textId="77777777" w:rsidR="00C31E6D" w:rsidRPr="00C82990" w:rsidRDefault="00C31E6D" w:rsidP="00C31E6D">
      <w:pPr>
        <w:pStyle w:val="Bibliografi"/>
        <w:rPr>
          <w:rFonts w:ascii="Times New Roman" w:hAnsi="Times New Roman" w:cs="Times New Roman"/>
          <w:kern w:val="0"/>
          <w:lang w:val="en-US"/>
        </w:rPr>
      </w:pPr>
      <w:r w:rsidRPr="00C31E6D">
        <w:rPr>
          <w:rFonts w:ascii="Times New Roman" w:hAnsi="Times New Roman" w:cs="Times New Roman"/>
          <w:kern w:val="0"/>
        </w:rPr>
        <w:t xml:space="preserve">Cella, D., Peterman, A., Passik, S., Jacobsen, P., &amp; Breitbart, W. (1998). </w:t>
      </w:r>
      <w:r w:rsidRPr="00C82990">
        <w:rPr>
          <w:rFonts w:ascii="Times New Roman" w:hAnsi="Times New Roman" w:cs="Times New Roman"/>
          <w:kern w:val="0"/>
          <w:lang w:val="en-US"/>
        </w:rPr>
        <w:t xml:space="preserve">Progress toward guidelines for the management of fatigue. </w:t>
      </w:r>
      <w:r w:rsidRPr="00C82990">
        <w:rPr>
          <w:rFonts w:ascii="Times New Roman" w:hAnsi="Times New Roman" w:cs="Times New Roman"/>
          <w:i/>
          <w:iCs/>
          <w:kern w:val="0"/>
          <w:lang w:val="en-US"/>
        </w:rPr>
        <w:t>Oncology (Williston Park, N.Y.)</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12</w:t>
      </w:r>
      <w:r w:rsidRPr="00C82990">
        <w:rPr>
          <w:rFonts w:ascii="Times New Roman" w:hAnsi="Times New Roman" w:cs="Times New Roman"/>
          <w:kern w:val="0"/>
          <w:lang w:val="en-US"/>
        </w:rPr>
        <w:t>(11A), 369–377.</w:t>
      </w:r>
    </w:p>
    <w:p w14:paraId="4742D746"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lastRenderedPageBreak/>
        <w:t xml:space="preserve">Champ, C. E., Carpenter, D. J., Diaz, A. K., Rosenberg, J., Ackerson, B. G., &amp; Hyde, P. N. (2023). Resistance Training for Patients with Cancer: A Conceptual Framework for Maximizing Strength, Power, Functional Mobility, and Body Composition to Optimize Health and Outcomes. </w:t>
      </w:r>
      <w:r w:rsidRPr="00C82990">
        <w:rPr>
          <w:rFonts w:ascii="Times New Roman" w:hAnsi="Times New Roman" w:cs="Times New Roman"/>
          <w:i/>
          <w:iCs/>
          <w:kern w:val="0"/>
          <w:lang w:val="en-US"/>
        </w:rPr>
        <w:t>Sports Medicine</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53</w:t>
      </w:r>
      <w:r w:rsidRPr="00C82990">
        <w:rPr>
          <w:rFonts w:ascii="Times New Roman" w:hAnsi="Times New Roman" w:cs="Times New Roman"/>
          <w:kern w:val="0"/>
          <w:lang w:val="en-US"/>
        </w:rPr>
        <w:t>(1), 75–89. https://doi.org/10.1007/s40279-022-01759-z</w:t>
      </w:r>
    </w:p>
    <w:p w14:paraId="6A497D6E"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Cheville, A. L., Beck, L. A., Petersen, T. L., Marks, R. S., &amp; Gamble, G. L. (2009). The detection and treatment of cancer-related functional problems in an outpatient setting. </w:t>
      </w:r>
      <w:r w:rsidRPr="00C82990">
        <w:rPr>
          <w:rFonts w:ascii="Times New Roman" w:hAnsi="Times New Roman" w:cs="Times New Roman"/>
          <w:i/>
          <w:iCs/>
          <w:kern w:val="0"/>
          <w:lang w:val="en-US"/>
        </w:rPr>
        <w:t>Supportive Care in Cancer</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17</w:t>
      </w:r>
      <w:r w:rsidRPr="00C82990">
        <w:rPr>
          <w:rFonts w:ascii="Times New Roman" w:hAnsi="Times New Roman" w:cs="Times New Roman"/>
          <w:kern w:val="0"/>
          <w:lang w:val="en-US"/>
        </w:rPr>
        <w:t>(1), 61–67. https://doi.org/10.1007/s00520-008-0461-x</w:t>
      </w:r>
    </w:p>
    <w:p w14:paraId="205DDF79"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Christensen, J., Hessner, A. L., Sommer, M. S., Daugaard, R., &amp; Larsen, R. T. (2025). High Intensity Functional Training for Patients Diagnosed with Cancer: A Study Evaluating the Feasibility of a Pragmatic Intervention. </w:t>
      </w:r>
      <w:r w:rsidRPr="00C82990">
        <w:rPr>
          <w:rFonts w:ascii="Times New Roman" w:hAnsi="Times New Roman" w:cs="Times New Roman"/>
          <w:i/>
          <w:iCs/>
          <w:kern w:val="0"/>
          <w:lang w:val="en-US"/>
        </w:rPr>
        <w:t>Journal of Science in Sport and Exercise</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7</w:t>
      </w:r>
      <w:r w:rsidRPr="00C82990">
        <w:rPr>
          <w:rFonts w:ascii="Times New Roman" w:hAnsi="Times New Roman" w:cs="Times New Roman"/>
          <w:kern w:val="0"/>
          <w:lang w:val="en-US"/>
        </w:rPr>
        <w:t>(2), 206–214. https://doi.org/10.1007/s42978-024-00275-y</w:t>
      </w:r>
    </w:p>
    <w:p w14:paraId="4C52D7C2"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De Backer, I. C., Schep, G., Backx, F. J., Vreugdenhil, G., &amp; Kuipers, H. (2009). Resistance Training in Cancer Survivors: A Systematic Review. </w:t>
      </w:r>
      <w:r w:rsidRPr="00C82990">
        <w:rPr>
          <w:rFonts w:ascii="Times New Roman" w:hAnsi="Times New Roman" w:cs="Times New Roman"/>
          <w:i/>
          <w:iCs/>
          <w:kern w:val="0"/>
          <w:lang w:val="en-US"/>
        </w:rPr>
        <w:t>International Journal of Sports Medicine</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30</w:t>
      </w:r>
      <w:r w:rsidRPr="00C82990">
        <w:rPr>
          <w:rFonts w:ascii="Times New Roman" w:hAnsi="Times New Roman" w:cs="Times New Roman"/>
          <w:kern w:val="0"/>
          <w:lang w:val="en-US"/>
        </w:rPr>
        <w:t>(10), 703–712. https://doi.org/10.1055/s-0029-1225330</w:t>
      </w:r>
    </w:p>
    <w:p w14:paraId="212C0D2A"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Di Meglio, A., &amp; Vaz-Luis, I. (2024). Systemic inflammation and cancer-related frailty: Shifting the paradigm toward precision survivorship medicine. </w:t>
      </w:r>
      <w:r w:rsidRPr="00C82990">
        <w:rPr>
          <w:rFonts w:ascii="Times New Roman" w:hAnsi="Times New Roman" w:cs="Times New Roman"/>
          <w:i/>
          <w:iCs/>
          <w:kern w:val="0"/>
          <w:lang w:val="en-US"/>
        </w:rPr>
        <w:t>ESMO Open</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9</w:t>
      </w:r>
      <w:r w:rsidRPr="00C82990">
        <w:rPr>
          <w:rFonts w:ascii="Times New Roman" w:hAnsi="Times New Roman" w:cs="Times New Roman"/>
          <w:kern w:val="0"/>
          <w:lang w:val="en-US"/>
        </w:rPr>
        <w:t>(1), 102205. https://doi.org/10.1016/j.esmoop.2023.102205</w:t>
      </w:r>
    </w:p>
    <w:p w14:paraId="3201B603"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Driessen, E. J., Peeters, M. E., Bongers, B. C., Maas, H. A., Bootsma, G. P., Van Meeteren, N. L., &amp; Janssen-Heijnen, M. L. (2017). Effects of prehabilitation and rehabilitation including a home-based component on physical fitness, adherence, treatment tolerance, and recovery in patients with non-small cell lung cancer: A systematic review. </w:t>
      </w:r>
      <w:r w:rsidRPr="00C82990">
        <w:rPr>
          <w:rFonts w:ascii="Times New Roman" w:hAnsi="Times New Roman" w:cs="Times New Roman"/>
          <w:i/>
          <w:iCs/>
          <w:kern w:val="0"/>
          <w:lang w:val="en-US"/>
        </w:rPr>
        <w:t>Critical Reviews in Oncology/Hematology</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114</w:t>
      </w:r>
      <w:r w:rsidRPr="00C82990">
        <w:rPr>
          <w:rFonts w:ascii="Times New Roman" w:hAnsi="Times New Roman" w:cs="Times New Roman"/>
          <w:kern w:val="0"/>
          <w:lang w:val="en-US"/>
        </w:rPr>
        <w:t>, 63–76. https://doi.org/10.1016/j.critrevonc.2017.03.031</w:t>
      </w:r>
    </w:p>
    <w:p w14:paraId="06B05BF2"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lastRenderedPageBreak/>
        <w:t xml:space="preserve">Fairman, C. M. (2024). A practical framework for the design of resistance exercise interventions in oncology research settings—A narrative review. </w:t>
      </w:r>
      <w:r w:rsidRPr="00C82990">
        <w:rPr>
          <w:rFonts w:ascii="Times New Roman" w:hAnsi="Times New Roman" w:cs="Times New Roman"/>
          <w:i/>
          <w:iCs/>
          <w:kern w:val="0"/>
          <w:lang w:val="en-US"/>
        </w:rPr>
        <w:t>Frontiers in Sports and Active Living</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6</w:t>
      </w:r>
      <w:r w:rsidRPr="00C82990">
        <w:rPr>
          <w:rFonts w:ascii="Times New Roman" w:hAnsi="Times New Roman" w:cs="Times New Roman"/>
          <w:kern w:val="0"/>
          <w:lang w:val="en-US"/>
        </w:rPr>
        <w:t>, 1418640. https://doi.org/10.3389/fspor.2024.1418640</w:t>
      </w:r>
    </w:p>
    <w:p w14:paraId="36C41800"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Fairman, C. M., Lønbro, S., Cardaci, T. D., VanderVeen, B. N., Nilsen, T. S., &amp; Murphy, A. E. (2022). Muscle wasting in cancer: Opportunities and challenges for exercise in clinical cancer trials. </w:t>
      </w:r>
      <w:r w:rsidRPr="00C82990">
        <w:rPr>
          <w:rFonts w:ascii="Times New Roman" w:hAnsi="Times New Roman" w:cs="Times New Roman"/>
          <w:i/>
          <w:iCs/>
          <w:kern w:val="0"/>
          <w:lang w:val="en-US"/>
        </w:rPr>
        <w:t>JCSM Rapid Communications</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5</w:t>
      </w:r>
      <w:r w:rsidRPr="00C82990">
        <w:rPr>
          <w:rFonts w:ascii="Times New Roman" w:hAnsi="Times New Roman" w:cs="Times New Roman"/>
          <w:kern w:val="0"/>
          <w:lang w:val="en-US"/>
        </w:rPr>
        <w:t>(1), 52–67. https://doi.org/10.1002/rco2.56</w:t>
      </w:r>
    </w:p>
    <w:p w14:paraId="1BD97D9C"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Fu, T., Guang, H., &amp; Gao, X. (2018). Percutaneous nerve electrical stimulation for fatigue caused by chemotherapy for cervical cancer. </w:t>
      </w:r>
      <w:r w:rsidRPr="00C82990">
        <w:rPr>
          <w:rFonts w:ascii="Times New Roman" w:hAnsi="Times New Roman" w:cs="Times New Roman"/>
          <w:i/>
          <w:iCs/>
          <w:kern w:val="0"/>
          <w:lang w:val="en-US"/>
        </w:rPr>
        <w:t>Medicine</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97</w:t>
      </w:r>
      <w:r w:rsidRPr="00C82990">
        <w:rPr>
          <w:rFonts w:ascii="Times New Roman" w:hAnsi="Times New Roman" w:cs="Times New Roman"/>
          <w:kern w:val="0"/>
          <w:lang w:val="en-US"/>
        </w:rPr>
        <w:t>(41), e12020. https://doi.org/10.1097/MD.0000000000012020</w:t>
      </w:r>
    </w:p>
    <w:p w14:paraId="01B499B3"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Gjerset, G. M., Loge, J. H., Kiserud, C. E., Fosså, S. D., Gudbergsson, S. B., Oldervoll, L. M., Wisløff, T., &amp; Thorsen, L. (2017). Perceived needs for different components in a rehabilitation program among cancer survivors with chronic fatigue compared to survivors without chronic fatigue. </w:t>
      </w:r>
      <w:r w:rsidRPr="00C82990">
        <w:rPr>
          <w:rFonts w:ascii="Times New Roman" w:hAnsi="Times New Roman" w:cs="Times New Roman"/>
          <w:i/>
          <w:iCs/>
          <w:kern w:val="0"/>
          <w:lang w:val="en-US"/>
        </w:rPr>
        <w:t>Acta Oncologica</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56</w:t>
      </w:r>
      <w:r w:rsidRPr="00C82990">
        <w:rPr>
          <w:rFonts w:ascii="Times New Roman" w:hAnsi="Times New Roman" w:cs="Times New Roman"/>
          <w:kern w:val="0"/>
          <w:lang w:val="en-US"/>
        </w:rPr>
        <w:t>(2), 245–253. https://doi.org/10.1080/0284186X.2016.1266091</w:t>
      </w:r>
    </w:p>
    <w:p w14:paraId="08791B35"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Gorzelitz, J. S., Stoller, S., Costanzo, E., Gangnon, R., Koltyn, K., Dietz, A. T., Spencer, R. J., Rash, J., &amp; Cadmus-Bertram, L. (2022a). Improvements in strength and agility measures of functional fitness following a telehealth-delivered home-based exercise intervention in endometrial cancer survivors. </w:t>
      </w:r>
      <w:r w:rsidRPr="00C82990">
        <w:rPr>
          <w:rFonts w:ascii="Times New Roman" w:hAnsi="Times New Roman" w:cs="Times New Roman"/>
          <w:i/>
          <w:iCs/>
          <w:kern w:val="0"/>
          <w:lang w:val="en-US"/>
        </w:rPr>
        <w:t>Supportive Care in Cancer</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30</w:t>
      </w:r>
      <w:r w:rsidRPr="00C82990">
        <w:rPr>
          <w:rFonts w:ascii="Times New Roman" w:hAnsi="Times New Roman" w:cs="Times New Roman"/>
          <w:kern w:val="0"/>
          <w:lang w:val="en-US"/>
        </w:rPr>
        <w:t>(1), 447–455. https://doi.org/10.1007/s00520-021-06415-2</w:t>
      </w:r>
    </w:p>
    <w:p w14:paraId="2915760E"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Gorzelitz, J. S., Stoller, S., Costanzo, E., Gangnon, R., Koltyn, K., Dietz, A. T., Spencer, R. J., Rash, J., &amp; Cadmus-Bertram, L. (2022b). Improvements in strength and agility measures of functional fitness following a telehealth-delivered home-based exercise intervention in endometrial cancer survivors. </w:t>
      </w:r>
      <w:r w:rsidRPr="00C82990">
        <w:rPr>
          <w:rFonts w:ascii="Times New Roman" w:hAnsi="Times New Roman" w:cs="Times New Roman"/>
          <w:i/>
          <w:iCs/>
          <w:kern w:val="0"/>
          <w:lang w:val="en-US"/>
        </w:rPr>
        <w:t>Supportive Care in Cancer</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30</w:t>
      </w:r>
      <w:r w:rsidRPr="00C82990">
        <w:rPr>
          <w:rFonts w:ascii="Times New Roman" w:hAnsi="Times New Roman" w:cs="Times New Roman"/>
          <w:kern w:val="0"/>
          <w:lang w:val="en-US"/>
        </w:rPr>
        <w:t>(1), 447–455. https://doi.org/10.1007/s00520-021-06415-2</w:t>
      </w:r>
    </w:p>
    <w:p w14:paraId="375ED197"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lastRenderedPageBreak/>
        <w:t xml:space="preserve">Hanahan, D. (2022). Hallmarks of Cancer: New Dimensions. </w:t>
      </w:r>
      <w:r w:rsidRPr="00C82990">
        <w:rPr>
          <w:rFonts w:ascii="Times New Roman" w:hAnsi="Times New Roman" w:cs="Times New Roman"/>
          <w:i/>
          <w:iCs/>
          <w:kern w:val="0"/>
          <w:lang w:val="en-US"/>
        </w:rPr>
        <w:t>Cancer Discovery</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12</w:t>
      </w:r>
      <w:r w:rsidRPr="00C82990">
        <w:rPr>
          <w:rFonts w:ascii="Times New Roman" w:hAnsi="Times New Roman" w:cs="Times New Roman"/>
          <w:kern w:val="0"/>
          <w:lang w:val="en-US"/>
        </w:rPr>
        <w:t>(1), 31–46. https://doi.org/10.1158/2159-8290.CD-21-1059</w:t>
      </w:r>
    </w:p>
    <w:p w14:paraId="4B9B68A1"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Hanahan, D., &amp; Weinberg, R. A. (2000). The Hallmarks of Cancer. </w:t>
      </w:r>
      <w:r w:rsidRPr="00C82990">
        <w:rPr>
          <w:rFonts w:ascii="Times New Roman" w:hAnsi="Times New Roman" w:cs="Times New Roman"/>
          <w:i/>
          <w:iCs/>
          <w:kern w:val="0"/>
          <w:lang w:val="en-US"/>
        </w:rPr>
        <w:t>Cell</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100</w:t>
      </w:r>
      <w:r w:rsidRPr="00C82990">
        <w:rPr>
          <w:rFonts w:ascii="Times New Roman" w:hAnsi="Times New Roman" w:cs="Times New Roman"/>
          <w:kern w:val="0"/>
          <w:lang w:val="en-US"/>
        </w:rPr>
        <w:t>(1), 57–70. https://doi.org/10.1016/S0092-8674(00)81683-9</w:t>
      </w:r>
    </w:p>
    <w:p w14:paraId="2409D7C2" w14:textId="77777777" w:rsidR="00C31E6D" w:rsidRPr="00C31E6D" w:rsidRDefault="00C31E6D" w:rsidP="00C31E6D">
      <w:pPr>
        <w:pStyle w:val="Bibliografi"/>
        <w:rPr>
          <w:rFonts w:ascii="Times New Roman" w:hAnsi="Times New Roman" w:cs="Times New Roman"/>
          <w:kern w:val="0"/>
        </w:rPr>
      </w:pPr>
      <w:r w:rsidRPr="00C82990">
        <w:rPr>
          <w:rFonts w:ascii="Times New Roman" w:hAnsi="Times New Roman" w:cs="Times New Roman"/>
          <w:kern w:val="0"/>
          <w:lang w:val="en-US"/>
        </w:rPr>
        <w:t xml:space="preserve">Hanahan, D., &amp; Weinberg, R. A. (2011). Hallmarks of Cancer: The Next Generation. </w:t>
      </w:r>
      <w:r w:rsidRPr="00C31E6D">
        <w:rPr>
          <w:rFonts w:ascii="Times New Roman" w:hAnsi="Times New Roman" w:cs="Times New Roman"/>
          <w:i/>
          <w:iCs/>
          <w:kern w:val="0"/>
        </w:rPr>
        <w:t>Cell</w:t>
      </w:r>
      <w:r w:rsidRPr="00C31E6D">
        <w:rPr>
          <w:rFonts w:ascii="Times New Roman" w:hAnsi="Times New Roman" w:cs="Times New Roman"/>
          <w:kern w:val="0"/>
        </w:rPr>
        <w:t xml:space="preserve">, </w:t>
      </w:r>
      <w:r w:rsidRPr="00C31E6D">
        <w:rPr>
          <w:rFonts w:ascii="Times New Roman" w:hAnsi="Times New Roman" w:cs="Times New Roman"/>
          <w:i/>
          <w:iCs/>
          <w:kern w:val="0"/>
        </w:rPr>
        <w:t>144</w:t>
      </w:r>
      <w:r w:rsidRPr="00C31E6D">
        <w:rPr>
          <w:rFonts w:ascii="Times New Roman" w:hAnsi="Times New Roman" w:cs="Times New Roman"/>
          <w:kern w:val="0"/>
        </w:rPr>
        <w:t>(5), 646–674. https://doi.org/10.1016/j.cell.2011.02.013</w:t>
      </w:r>
    </w:p>
    <w:p w14:paraId="28A6FD34" w14:textId="77777777" w:rsidR="00C31E6D" w:rsidRPr="00C31E6D" w:rsidRDefault="00C31E6D" w:rsidP="00C31E6D">
      <w:pPr>
        <w:pStyle w:val="Bibliografi"/>
        <w:rPr>
          <w:rFonts w:ascii="Times New Roman" w:hAnsi="Times New Roman" w:cs="Times New Roman"/>
          <w:kern w:val="0"/>
        </w:rPr>
      </w:pPr>
      <w:r w:rsidRPr="00C31E6D">
        <w:rPr>
          <w:rFonts w:ascii="Times New Roman" w:hAnsi="Times New Roman" w:cs="Times New Roman"/>
          <w:kern w:val="0"/>
        </w:rPr>
        <w:t xml:space="preserve">Helsedirektoratet. (2020). </w:t>
      </w:r>
      <w:r w:rsidRPr="00C31E6D">
        <w:rPr>
          <w:rFonts w:ascii="Times New Roman" w:hAnsi="Times New Roman" w:cs="Times New Roman"/>
          <w:i/>
          <w:iCs/>
          <w:kern w:val="0"/>
        </w:rPr>
        <w:t>Seneffekter etter kreftbehandling</w:t>
      </w:r>
      <w:r w:rsidRPr="00C31E6D">
        <w:rPr>
          <w:rFonts w:ascii="Times New Roman" w:hAnsi="Times New Roman" w:cs="Times New Roman"/>
          <w:kern w:val="0"/>
        </w:rPr>
        <w:t>.</w:t>
      </w:r>
    </w:p>
    <w:p w14:paraId="294C718F"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Hoa Nguyen, H. T., Huyen, N. T. K., Bui, L. K., Dinh, H. T. T., &amp; Taylor-Robinson, A. W. (2024). Digital home-based post-treatment exercise interventions for female cancer survivors: A systematic review and meta-analysis. </w:t>
      </w:r>
      <w:r w:rsidRPr="00C82990">
        <w:rPr>
          <w:rFonts w:ascii="Times New Roman" w:hAnsi="Times New Roman" w:cs="Times New Roman"/>
          <w:i/>
          <w:iCs/>
          <w:kern w:val="0"/>
          <w:lang w:val="en-US"/>
        </w:rPr>
        <w:t>Health Informatics Journal</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30</w:t>
      </w:r>
      <w:r w:rsidRPr="00C82990">
        <w:rPr>
          <w:rFonts w:ascii="Times New Roman" w:hAnsi="Times New Roman" w:cs="Times New Roman"/>
          <w:kern w:val="0"/>
          <w:lang w:val="en-US"/>
        </w:rPr>
        <w:t>(2), 14604582241263668. https://doi.org/10.1177/14604582241263668</w:t>
      </w:r>
    </w:p>
    <w:p w14:paraId="74AD413B"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Hood, D. A., Memme, J. M., Oliveira, A. N., &amp; Triolo, M. (2019). Maintenance of Skeletal Muscle Mitochondria in Health, Exercise, and Aging. </w:t>
      </w:r>
      <w:r w:rsidRPr="00C82990">
        <w:rPr>
          <w:rFonts w:ascii="Times New Roman" w:hAnsi="Times New Roman" w:cs="Times New Roman"/>
          <w:i/>
          <w:iCs/>
          <w:kern w:val="0"/>
          <w:lang w:val="en-US"/>
        </w:rPr>
        <w:t>Annual Review of Physiology</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81</w:t>
      </w:r>
      <w:r w:rsidRPr="00C82990">
        <w:rPr>
          <w:rFonts w:ascii="Times New Roman" w:hAnsi="Times New Roman" w:cs="Times New Roman"/>
          <w:kern w:val="0"/>
          <w:lang w:val="en-US"/>
        </w:rPr>
        <w:t>(1), 19–41. https://doi.org/10.1146/annurev-physiol-020518-114310</w:t>
      </w:r>
    </w:p>
    <w:p w14:paraId="35AC5CCF"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IJsbrandy, C., Hermens, R. P. M. G., Boerboom, L. W. M., Gerritsen, W. R., Van Harten, W. H., &amp; Ottevanger, P. B. (2019). Implementing physical activity programs for patients with cancer in current practice: Patients’ experienced barriers and facilitators. </w:t>
      </w:r>
      <w:r w:rsidRPr="00C82990">
        <w:rPr>
          <w:rFonts w:ascii="Times New Roman" w:hAnsi="Times New Roman" w:cs="Times New Roman"/>
          <w:i/>
          <w:iCs/>
          <w:kern w:val="0"/>
          <w:lang w:val="en-US"/>
        </w:rPr>
        <w:t>Journal of Cancer Survivorship</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13</w:t>
      </w:r>
      <w:r w:rsidRPr="00C82990">
        <w:rPr>
          <w:rFonts w:ascii="Times New Roman" w:hAnsi="Times New Roman" w:cs="Times New Roman"/>
          <w:kern w:val="0"/>
          <w:lang w:val="en-US"/>
        </w:rPr>
        <w:t>(5), 703–712. https://doi.org/10.1007/s11764-019-00789-3</w:t>
      </w:r>
    </w:p>
    <w:p w14:paraId="30714C17"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Infante, M. A., Harrell, G. M., Strand, K. L., Parrino, R. L., &amp; Signorile, J. F. (2021). One Repetition Maximum Test-Retest Reliability and Safety Using Keiser Pneumatic Resistance Training Machines With Older Women. </w:t>
      </w:r>
      <w:r w:rsidRPr="00C82990">
        <w:rPr>
          <w:rFonts w:ascii="Times New Roman" w:hAnsi="Times New Roman" w:cs="Times New Roman"/>
          <w:i/>
          <w:iCs/>
          <w:kern w:val="0"/>
          <w:lang w:val="en-US"/>
        </w:rPr>
        <w:t>Journal of Strength &amp; Conditioning Research</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35</w:t>
      </w:r>
      <w:r w:rsidRPr="00C82990">
        <w:rPr>
          <w:rFonts w:ascii="Times New Roman" w:hAnsi="Times New Roman" w:cs="Times New Roman"/>
          <w:kern w:val="0"/>
          <w:lang w:val="en-US"/>
        </w:rPr>
        <w:t>(12), 3513–3517. https://doi.org/10.1519/JSC.0000000000004143</w:t>
      </w:r>
    </w:p>
    <w:p w14:paraId="0580CE7F"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Islami, F., Baeker Bispo, J., Lee, H., Wiese, D., Yabroff, K. R., Bandi, P., Sloan, K., Patel, A. V., Daniels, E. C., Kamal, A. H., Guerra, C. E., Dahut, W. L., &amp; Jemal, A. (2024). </w:t>
      </w:r>
      <w:r w:rsidRPr="00C82990">
        <w:rPr>
          <w:rFonts w:ascii="Times New Roman" w:hAnsi="Times New Roman" w:cs="Times New Roman"/>
          <w:kern w:val="0"/>
          <w:lang w:val="en-US"/>
        </w:rPr>
        <w:lastRenderedPageBreak/>
        <w:t xml:space="preserve">American Cancer Society’s report on the status of cancer disparities in the United States, 2023. </w:t>
      </w:r>
      <w:r w:rsidRPr="00C82990">
        <w:rPr>
          <w:rFonts w:ascii="Times New Roman" w:hAnsi="Times New Roman" w:cs="Times New Roman"/>
          <w:i/>
          <w:iCs/>
          <w:kern w:val="0"/>
          <w:lang w:val="en-US"/>
        </w:rPr>
        <w:t>CA: A Cancer Journal for Clinicians</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74</w:t>
      </w:r>
      <w:r w:rsidRPr="00C82990">
        <w:rPr>
          <w:rFonts w:ascii="Times New Roman" w:hAnsi="Times New Roman" w:cs="Times New Roman"/>
          <w:kern w:val="0"/>
          <w:lang w:val="en-US"/>
        </w:rPr>
        <w:t>(2), 136–166. https://doi.org/10.3322/caac.21812</w:t>
      </w:r>
    </w:p>
    <w:p w14:paraId="397EA432"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Kampshoff, C. S., Chinapaw, M. J. M., Brug, J., Twisk, J. W. R., Schep, G., Nijziel, M. R., Van Mechelen, W., &amp; Buffart, L. M. (2015). Randomized controlled trial of the effects of high intensity and low-to-moderate intensity exercise on physical fitness and fatigue in cancer survivors: Results of the Resistance and Endurance exercise After ChemoTherapy (REACT) study. </w:t>
      </w:r>
      <w:r w:rsidRPr="00C82990">
        <w:rPr>
          <w:rFonts w:ascii="Times New Roman" w:hAnsi="Times New Roman" w:cs="Times New Roman"/>
          <w:i/>
          <w:iCs/>
          <w:kern w:val="0"/>
          <w:lang w:val="en-US"/>
        </w:rPr>
        <w:t>BMC Medicine</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13</w:t>
      </w:r>
      <w:r w:rsidRPr="00C82990">
        <w:rPr>
          <w:rFonts w:ascii="Times New Roman" w:hAnsi="Times New Roman" w:cs="Times New Roman"/>
          <w:kern w:val="0"/>
          <w:lang w:val="en-US"/>
        </w:rPr>
        <w:t>(1), 275. https://doi.org/10.1186/s12916-015-0513-2</w:t>
      </w:r>
    </w:p>
    <w:p w14:paraId="4A6DE5A2"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Keane, K. F., Wickstrom, J., Livinski, A. A., Blumhorst, C., Wang, T., &amp; Saligan, L. N. (2024). The definitions, assessment, and dimensions of cancer-related fatigue: A scoping review. </w:t>
      </w:r>
      <w:r w:rsidRPr="00C82990">
        <w:rPr>
          <w:rFonts w:ascii="Times New Roman" w:hAnsi="Times New Roman" w:cs="Times New Roman"/>
          <w:i/>
          <w:iCs/>
          <w:kern w:val="0"/>
          <w:lang w:val="en-US"/>
        </w:rPr>
        <w:t>Supportive Care in Cancer</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32</w:t>
      </w:r>
      <w:r w:rsidRPr="00C82990">
        <w:rPr>
          <w:rFonts w:ascii="Times New Roman" w:hAnsi="Times New Roman" w:cs="Times New Roman"/>
          <w:kern w:val="0"/>
          <w:lang w:val="en-US"/>
        </w:rPr>
        <w:t>(7), 457. https://doi.org/10.1007/s00520-024-08615-y</w:t>
      </w:r>
    </w:p>
    <w:p w14:paraId="750F5F06"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Klassen, O., Schmidt, M. E., Ulrich, C. M., Schneeweiss, A., Potthoff, K., Steindorf, K., &amp; Wiskemann, J. (2017). Muscle strength in breast cancer patients receiving different treatment regimes. </w:t>
      </w:r>
      <w:r w:rsidRPr="00C82990">
        <w:rPr>
          <w:rFonts w:ascii="Times New Roman" w:hAnsi="Times New Roman" w:cs="Times New Roman"/>
          <w:i/>
          <w:iCs/>
          <w:kern w:val="0"/>
          <w:lang w:val="en-US"/>
        </w:rPr>
        <w:t>Journal of Cachexia, Sarcopenia and Muscle</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8</w:t>
      </w:r>
      <w:r w:rsidRPr="00C82990">
        <w:rPr>
          <w:rFonts w:ascii="Times New Roman" w:hAnsi="Times New Roman" w:cs="Times New Roman"/>
          <w:kern w:val="0"/>
          <w:lang w:val="en-US"/>
        </w:rPr>
        <w:t>(2), 305–316. https://doi.org/10.1002/jcsm.12165</w:t>
      </w:r>
    </w:p>
    <w:p w14:paraId="69BD6DF3"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Lawrence, D. P. (2004). Evidence Report on the Occurrence, Assessment, and Treatment of Fatigue in Cancer Patients. </w:t>
      </w:r>
      <w:r w:rsidRPr="00C82990">
        <w:rPr>
          <w:rFonts w:ascii="Times New Roman" w:hAnsi="Times New Roman" w:cs="Times New Roman"/>
          <w:i/>
          <w:iCs/>
          <w:kern w:val="0"/>
          <w:lang w:val="en-US"/>
        </w:rPr>
        <w:t>Journal of the National Cancer Institute Monographs</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2004</w:t>
      </w:r>
      <w:r w:rsidRPr="00C82990">
        <w:rPr>
          <w:rFonts w:ascii="Times New Roman" w:hAnsi="Times New Roman" w:cs="Times New Roman"/>
          <w:kern w:val="0"/>
          <w:lang w:val="en-US"/>
        </w:rPr>
        <w:t>(32), 40–50. https://doi.org/10.1093/jncimonographs/lgh027</w:t>
      </w:r>
    </w:p>
    <w:p w14:paraId="232FFE63"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Lee, J. (2022). The effects of resistance training on muscular strength and hypertrophy in elderly cancer patients: A systematic review and meta-analysis. </w:t>
      </w:r>
      <w:r w:rsidRPr="00C82990">
        <w:rPr>
          <w:rFonts w:ascii="Times New Roman" w:hAnsi="Times New Roman" w:cs="Times New Roman"/>
          <w:i/>
          <w:iCs/>
          <w:kern w:val="0"/>
          <w:lang w:val="en-US"/>
        </w:rPr>
        <w:t>Journal of Sport and Health Science</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11</w:t>
      </w:r>
      <w:r w:rsidRPr="00C82990">
        <w:rPr>
          <w:rFonts w:ascii="Times New Roman" w:hAnsi="Times New Roman" w:cs="Times New Roman"/>
          <w:kern w:val="0"/>
          <w:lang w:val="en-US"/>
        </w:rPr>
        <w:t>(2), 194–201. https://doi.org/10.1016/j.jshs.2021.02.002</w:t>
      </w:r>
    </w:p>
    <w:p w14:paraId="033EE027"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Martins, A. D., Brito, J. P., Oliveira, R., Costa, T., Ramalho, F., Santos-Rocha, R., &amp; Pimenta, N. (2021). Relationship between Heart Rate Variability and Functional </w:t>
      </w:r>
      <w:r w:rsidRPr="00C82990">
        <w:rPr>
          <w:rFonts w:ascii="Times New Roman" w:hAnsi="Times New Roman" w:cs="Times New Roman"/>
          <w:kern w:val="0"/>
          <w:lang w:val="en-US"/>
        </w:rPr>
        <w:lastRenderedPageBreak/>
        <w:t xml:space="preserve">Fitness in Breast Cancer Survivors: A Cross-Sectional Study. </w:t>
      </w:r>
      <w:r w:rsidRPr="00C82990">
        <w:rPr>
          <w:rFonts w:ascii="Times New Roman" w:hAnsi="Times New Roman" w:cs="Times New Roman"/>
          <w:i/>
          <w:iCs/>
          <w:kern w:val="0"/>
          <w:lang w:val="en-US"/>
        </w:rPr>
        <w:t>Healthcare</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9</w:t>
      </w:r>
      <w:r w:rsidRPr="00C82990">
        <w:rPr>
          <w:rFonts w:ascii="Times New Roman" w:hAnsi="Times New Roman" w:cs="Times New Roman"/>
          <w:kern w:val="0"/>
          <w:lang w:val="en-US"/>
        </w:rPr>
        <w:t>(9), 1205. https://doi.org/10.3390/healthcare9091205</w:t>
      </w:r>
    </w:p>
    <w:p w14:paraId="1E29F6E3"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Mcleod, J. C., Stokes, T., &amp; Phillips, S. M. (2019). Resistance Exercise Training as a Primary Countermeasure to Age-Related Chronic Disease. </w:t>
      </w:r>
      <w:r w:rsidRPr="00C82990">
        <w:rPr>
          <w:rFonts w:ascii="Times New Roman" w:hAnsi="Times New Roman" w:cs="Times New Roman"/>
          <w:i/>
          <w:iCs/>
          <w:kern w:val="0"/>
          <w:lang w:val="en-US"/>
        </w:rPr>
        <w:t>Frontiers in Physiology</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10</w:t>
      </w:r>
      <w:r w:rsidRPr="00C82990">
        <w:rPr>
          <w:rFonts w:ascii="Times New Roman" w:hAnsi="Times New Roman" w:cs="Times New Roman"/>
          <w:kern w:val="0"/>
          <w:lang w:val="en-US"/>
        </w:rPr>
        <w:t>, 645. https://doi.org/10.3389/fphys.2019.00645</w:t>
      </w:r>
    </w:p>
    <w:p w14:paraId="4AF11737"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Morishita, S., Kasahara, R., Yamamoto, Y., Jinbo, R., Takano, A., Yasuda, M., Tsubaki, A., Aoki, O., Fu, J. B., &amp; Tsuji, T. (2022). Differences in the Relationships Between Muscle Strength, Muscle Mass, Balance Function, and Quality of Life for Middle-Aged and Older Breast Cancer Survivors. </w:t>
      </w:r>
      <w:r w:rsidRPr="00C82990">
        <w:rPr>
          <w:rFonts w:ascii="Times New Roman" w:hAnsi="Times New Roman" w:cs="Times New Roman"/>
          <w:i/>
          <w:iCs/>
          <w:kern w:val="0"/>
          <w:lang w:val="en-US"/>
        </w:rPr>
        <w:t>Integrative Cancer Therapies</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21</w:t>
      </w:r>
      <w:r w:rsidRPr="00C82990">
        <w:rPr>
          <w:rFonts w:ascii="Times New Roman" w:hAnsi="Times New Roman" w:cs="Times New Roman"/>
          <w:kern w:val="0"/>
          <w:lang w:val="en-US"/>
        </w:rPr>
        <w:t>, 15347354221138574. https://doi.org/10.1177/15347354221138574</w:t>
      </w:r>
    </w:p>
    <w:p w14:paraId="1E148508"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Mustian, K., Lacchetti, C., Zick, S., &amp; Bower, J. E. (2024). Management of Fatigue in Adult Survivors of Cancer: American Society of Clinical Oncology - Society for Integrative Oncology (ASCO-SIO) Guideline Update Clinical Insights. </w:t>
      </w:r>
      <w:r w:rsidRPr="00C82990">
        <w:rPr>
          <w:rFonts w:ascii="Times New Roman" w:hAnsi="Times New Roman" w:cs="Times New Roman"/>
          <w:i/>
          <w:iCs/>
          <w:kern w:val="0"/>
          <w:lang w:val="en-US"/>
        </w:rPr>
        <w:t>JCO Oncology Practice</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20</w:t>
      </w:r>
      <w:r w:rsidRPr="00C82990">
        <w:rPr>
          <w:rFonts w:ascii="Times New Roman" w:hAnsi="Times New Roman" w:cs="Times New Roman"/>
          <w:kern w:val="0"/>
          <w:lang w:val="en-US"/>
        </w:rPr>
        <w:t>(12), 1575–1579. https://doi.org/10.1200/OP.24.00372</w:t>
      </w:r>
    </w:p>
    <w:p w14:paraId="1440348A"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Padilha, C. S., Marinello, P. C., Galvão, D. A., Newton, R. U., Borges, F. H., Frajacomo, F., &amp; Deminice, R. (2017). Evaluation of resistance training to improve muscular strength and body composition in cancer patients undergoing neoadjuvant and adjuvant therapy: A meta-analysis. </w:t>
      </w:r>
      <w:r w:rsidRPr="00C82990">
        <w:rPr>
          <w:rFonts w:ascii="Times New Roman" w:hAnsi="Times New Roman" w:cs="Times New Roman"/>
          <w:i/>
          <w:iCs/>
          <w:kern w:val="0"/>
          <w:lang w:val="en-US"/>
        </w:rPr>
        <w:t>Journal of Cancer Survivorship</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11</w:t>
      </w:r>
      <w:r w:rsidRPr="00C82990">
        <w:rPr>
          <w:rFonts w:ascii="Times New Roman" w:hAnsi="Times New Roman" w:cs="Times New Roman"/>
          <w:kern w:val="0"/>
          <w:lang w:val="en-US"/>
        </w:rPr>
        <w:t>(3), 339–349. https://doi.org/10.1007/s11764-016-0592-x</w:t>
      </w:r>
    </w:p>
    <w:p w14:paraId="7E2C412F" w14:textId="77777777" w:rsidR="00C31E6D" w:rsidRPr="00C82990" w:rsidRDefault="00C31E6D" w:rsidP="00C31E6D">
      <w:pPr>
        <w:pStyle w:val="Bibliografi"/>
        <w:rPr>
          <w:rFonts w:ascii="Times New Roman" w:hAnsi="Times New Roman" w:cs="Times New Roman"/>
          <w:kern w:val="0"/>
          <w:lang w:val="en-US"/>
        </w:rPr>
      </w:pPr>
      <w:r w:rsidRPr="00C82990">
        <w:rPr>
          <w:rFonts w:ascii="Times New Roman" w:hAnsi="Times New Roman" w:cs="Times New Roman"/>
          <w:kern w:val="0"/>
          <w:lang w:val="en-US"/>
        </w:rPr>
        <w:t xml:space="preserve">Porter, C., Reidy, P. T., Bhattarai, N., Sidossis, L. S., &amp; Rasmussen, B. B. (2015). Resistance Exercise Training Alters Mitochondrial Function in Human Skeletal Muscle. </w:t>
      </w:r>
      <w:r w:rsidRPr="00C82990">
        <w:rPr>
          <w:rFonts w:ascii="Times New Roman" w:hAnsi="Times New Roman" w:cs="Times New Roman"/>
          <w:i/>
          <w:iCs/>
          <w:kern w:val="0"/>
          <w:lang w:val="en-US"/>
        </w:rPr>
        <w:t>Medicine &amp; Science in Sports &amp; Exercise</w:t>
      </w:r>
      <w:r w:rsidRPr="00C82990">
        <w:rPr>
          <w:rFonts w:ascii="Times New Roman" w:hAnsi="Times New Roman" w:cs="Times New Roman"/>
          <w:kern w:val="0"/>
          <w:lang w:val="en-US"/>
        </w:rPr>
        <w:t xml:space="preserve">, </w:t>
      </w:r>
      <w:r w:rsidRPr="00C82990">
        <w:rPr>
          <w:rFonts w:ascii="Times New Roman" w:hAnsi="Times New Roman" w:cs="Times New Roman"/>
          <w:i/>
          <w:iCs/>
          <w:kern w:val="0"/>
          <w:lang w:val="en-US"/>
        </w:rPr>
        <w:t>47</w:t>
      </w:r>
      <w:r w:rsidRPr="00C82990">
        <w:rPr>
          <w:rFonts w:ascii="Times New Roman" w:hAnsi="Times New Roman" w:cs="Times New Roman"/>
          <w:kern w:val="0"/>
          <w:lang w:val="en-US"/>
        </w:rPr>
        <w:t>(9), 1922–1931. https://doi.org/10.1249/MSS.0000000000000605</w:t>
      </w:r>
    </w:p>
    <w:p w14:paraId="02CDAAFA" w14:textId="77777777" w:rsidR="00C31E6D" w:rsidRPr="00C31E6D" w:rsidRDefault="00C31E6D" w:rsidP="00C31E6D">
      <w:pPr>
        <w:pStyle w:val="Bibliografi"/>
        <w:rPr>
          <w:rFonts w:ascii="Times New Roman" w:hAnsi="Times New Roman" w:cs="Times New Roman"/>
          <w:kern w:val="0"/>
        </w:rPr>
      </w:pPr>
      <w:r w:rsidRPr="00C82990">
        <w:rPr>
          <w:rFonts w:ascii="Times New Roman" w:hAnsi="Times New Roman" w:cs="Times New Roman"/>
          <w:kern w:val="0"/>
          <w:lang w:val="en-US"/>
        </w:rPr>
        <w:t xml:space="preserve">Raastad, T. (2010). </w:t>
      </w:r>
      <w:r w:rsidRPr="00C31E6D">
        <w:rPr>
          <w:rFonts w:ascii="Times New Roman" w:hAnsi="Times New Roman" w:cs="Times New Roman"/>
          <w:i/>
          <w:iCs/>
          <w:kern w:val="0"/>
        </w:rPr>
        <w:t>Styrketrening: I teori og praksis</w:t>
      </w:r>
      <w:r w:rsidRPr="00C31E6D">
        <w:rPr>
          <w:rFonts w:ascii="Times New Roman" w:hAnsi="Times New Roman" w:cs="Times New Roman"/>
          <w:kern w:val="0"/>
        </w:rPr>
        <w:t>. Gyldendal Norsk forlag.</w:t>
      </w:r>
    </w:p>
    <w:p w14:paraId="2724F8E3" w14:textId="77777777" w:rsidR="00C31E6D" w:rsidRPr="009D2AA5" w:rsidRDefault="00C31E6D" w:rsidP="00C31E6D">
      <w:pPr>
        <w:pStyle w:val="Bibliografi"/>
        <w:rPr>
          <w:rFonts w:ascii="Times New Roman" w:hAnsi="Times New Roman" w:cs="Times New Roman"/>
          <w:kern w:val="0"/>
          <w:lang w:val="en-US"/>
        </w:rPr>
      </w:pPr>
      <w:r w:rsidRPr="00C31E6D">
        <w:rPr>
          <w:rFonts w:ascii="Times New Roman" w:hAnsi="Times New Roman" w:cs="Times New Roman"/>
          <w:kern w:val="0"/>
        </w:rPr>
        <w:lastRenderedPageBreak/>
        <w:t xml:space="preserve">Rogers, L. Q., Courneya, K. S., Oster, R. A., Anton, P. M., Phillips, S., Ehlers, D. K., &amp; McAuley, E. (2023). </w:t>
      </w:r>
      <w:r w:rsidRPr="009D2AA5">
        <w:rPr>
          <w:rFonts w:ascii="Times New Roman" w:hAnsi="Times New Roman" w:cs="Times New Roman"/>
          <w:kern w:val="0"/>
          <w:lang w:val="en-US"/>
        </w:rPr>
        <w:t xml:space="preserve">Physical activity intervention benefits persist months post-intervention: Randomized trial in breast cancer survivors. </w:t>
      </w:r>
      <w:r w:rsidRPr="009D2AA5">
        <w:rPr>
          <w:rFonts w:ascii="Times New Roman" w:hAnsi="Times New Roman" w:cs="Times New Roman"/>
          <w:i/>
          <w:iCs/>
          <w:kern w:val="0"/>
          <w:lang w:val="en-US"/>
        </w:rPr>
        <w:t>Journal of Cancer Survivorship</w:t>
      </w:r>
      <w:r w:rsidRPr="009D2AA5">
        <w:rPr>
          <w:rFonts w:ascii="Times New Roman" w:hAnsi="Times New Roman" w:cs="Times New Roman"/>
          <w:kern w:val="0"/>
          <w:lang w:val="en-US"/>
        </w:rPr>
        <w:t xml:space="preserve">, </w:t>
      </w:r>
      <w:r w:rsidRPr="009D2AA5">
        <w:rPr>
          <w:rFonts w:ascii="Times New Roman" w:hAnsi="Times New Roman" w:cs="Times New Roman"/>
          <w:i/>
          <w:iCs/>
          <w:kern w:val="0"/>
          <w:lang w:val="en-US"/>
        </w:rPr>
        <w:t>17</w:t>
      </w:r>
      <w:r w:rsidRPr="009D2AA5">
        <w:rPr>
          <w:rFonts w:ascii="Times New Roman" w:hAnsi="Times New Roman" w:cs="Times New Roman"/>
          <w:kern w:val="0"/>
          <w:lang w:val="en-US"/>
        </w:rPr>
        <w:t>(6), 1834–1846. https://doi.org/10.1007/s11764-022-01329-2</w:t>
      </w:r>
    </w:p>
    <w:p w14:paraId="506CDB8E" w14:textId="77777777" w:rsidR="00C31E6D" w:rsidRPr="009D2AA5" w:rsidRDefault="00C31E6D" w:rsidP="00C31E6D">
      <w:pPr>
        <w:pStyle w:val="Bibliografi"/>
        <w:rPr>
          <w:rFonts w:ascii="Times New Roman" w:hAnsi="Times New Roman" w:cs="Times New Roman"/>
          <w:kern w:val="0"/>
          <w:lang w:val="en-US"/>
        </w:rPr>
      </w:pPr>
      <w:r w:rsidRPr="009D2AA5">
        <w:rPr>
          <w:rFonts w:ascii="Times New Roman" w:hAnsi="Times New Roman" w:cs="Times New Roman"/>
          <w:kern w:val="0"/>
          <w:lang w:val="en-US"/>
        </w:rPr>
        <w:t xml:space="preserve">Rossen, S., Kayser, L., Vibe-Petersen, J., Christensen, J. F., &amp; Ried-Larsen, M. (2020). Cancer Survivors’ Receptiveness to Digital Technology–Supported Physical Rehabilitation and the Implications for Design: Qualitative Study. </w:t>
      </w:r>
      <w:r w:rsidRPr="009D2AA5">
        <w:rPr>
          <w:rFonts w:ascii="Times New Roman" w:hAnsi="Times New Roman" w:cs="Times New Roman"/>
          <w:i/>
          <w:iCs/>
          <w:kern w:val="0"/>
          <w:lang w:val="en-US"/>
        </w:rPr>
        <w:t>Journal of Medical Internet Research</w:t>
      </w:r>
      <w:r w:rsidRPr="009D2AA5">
        <w:rPr>
          <w:rFonts w:ascii="Times New Roman" w:hAnsi="Times New Roman" w:cs="Times New Roman"/>
          <w:kern w:val="0"/>
          <w:lang w:val="en-US"/>
        </w:rPr>
        <w:t xml:space="preserve">, </w:t>
      </w:r>
      <w:r w:rsidRPr="009D2AA5">
        <w:rPr>
          <w:rFonts w:ascii="Times New Roman" w:hAnsi="Times New Roman" w:cs="Times New Roman"/>
          <w:i/>
          <w:iCs/>
          <w:kern w:val="0"/>
          <w:lang w:val="en-US"/>
        </w:rPr>
        <w:t>22</w:t>
      </w:r>
      <w:r w:rsidRPr="009D2AA5">
        <w:rPr>
          <w:rFonts w:ascii="Times New Roman" w:hAnsi="Times New Roman" w:cs="Times New Roman"/>
          <w:kern w:val="0"/>
          <w:lang w:val="en-US"/>
        </w:rPr>
        <w:t>(8), e15335. https://doi.org/10.2196/15335</w:t>
      </w:r>
    </w:p>
    <w:p w14:paraId="7B2FC52D" w14:textId="77777777" w:rsidR="00C31E6D" w:rsidRPr="009D2AA5" w:rsidRDefault="00C31E6D" w:rsidP="00C31E6D">
      <w:pPr>
        <w:pStyle w:val="Bibliografi"/>
        <w:rPr>
          <w:rFonts w:ascii="Times New Roman" w:hAnsi="Times New Roman" w:cs="Times New Roman"/>
          <w:kern w:val="0"/>
          <w:lang w:val="en-US"/>
        </w:rPr>
      </w:pPr>
      <w:r w:rsidRPr="009D2AA5">
        <w:rPr>
          <w:rFonts w:ascii="Times New Roman" w:hAnsi="Times New Roman" w:cs="Times New Roman"/>
          <w:kern w:val="0"/>
          <w:lang w:val="en-US"/>
        </w:rPr>
        <w:t xml:space="preserve">Serra, M. C., Ryan, A. S., Ortmeyer, H. K., Addison, O., &amp; Goldberg, A. P. (2018). Resistance training reduces inflammation and fatigue and improves physical function in older breast cancer survivors. </w:t>
      </w:r>
      <w:r w:rsidRPr="009D2AA5">
        <w:rPr>
          <w:rFonts w:ascii="Times New Roman" w:hAnsi="Times New Roman" w:cs="Times New Roman"/>
          <w:i/>
          <w:iCs/>
          <w:kern w:val="0"/>
          <w:lang w:val="en-US"/>
        </w:rPr>
        <w:t>Menopause</w:t>
      </w:r>
      <w:r w:rsidRPr="009D2AA5">
        <w:rPr>
          <w:rFonts w:ascii="Times New Roman" w:hAnsi="Times New Roman" w:cs="Times New Roman"/>
          <w:kern w:val="0"/>
          <w:lang w:val="en-US"/>
        </w:rPr>
        <w:t xml:space="preserve">, </w:t>
      </w:r>
      <w:r w:rsidRPr="009D2AA5">
        <w:rPr>
          <w:rFonts w:ascii="Times New Roman" w:hAnsi="Times New Roman" w:cs="Times New Roman"/>
          <w:i/>
          <w:iCs/>
          <w:kern w:val="0"/>
          <w:lang w:val="en-US"/>
        </w:rPr>
        <w:t>25</w:t>
      </w:r>
      <w:r w:rsidRPr="009D2AA5">
        <w:rPr>
          <w:rFonts w:ascii="Times New Roman" w:hAnsi="Times New Roman" w:cs="Times New Roman"/>
          <w:kern w:val="0"/>
          <w:lang w:val="en-US"/>
        </w:rPr>
        <w:t>(2), 211–216. https://doi.org/10.1097/GME.0000000000000969</w:t>
      </w:r>
    </w:p>
    <w:p w14:paraId="72AC5372" w14:textId="77777777" w:rsidR="00C31E6D" w:rsidRPr="009D2AA5" w:rsidRDefault="00C31E6D" w:rsidP="00C31E6D">
      <w:pPr>
        <w:pStyle w:val="Bibliografi"/>
        <w:rPr>
          <w:rFonts w:ascii="Times New Roman" w:hAnsi="Times New Roman" w:cs="Times New Roman"/>
          <w:kern w:val="0"/>
          <w:lang w:val="en-US"/>
        </w:rPr>
      </w:pPr>
      <w:r w:rsidRPr="009D2AA5">
        <w:rPr>
          <w:rFonts w:ascii="Times New Roman" w:hAnsi="Times New Roman" w:cs="Times New Roman"/>
          <w:kern w:val="0"/>
          <w:lang w:val="en-US"/>
        </w:rPr>
        <w:t xml:space="preserve">Siegel, R. L., Giaquinto, A. N., &amp; Jemal, A. (2024). Cancer statistics, 2024. </w:t>
      </w:r>
      <w:r w:rsidRPr="009D2AA5">
        <w:rPr>
          <w:rFonts w:ascii="Times New Roman" w:hAnsi="Times New Roman" w:cs="Times New Roman"/>
          <w:i/>
          <w:iCs/>
          <w:kern w:val="0"/>
          <w:lang w:val="en-US"/>
        </w:rPr>
        <w:t>CA: A Cancer Journal for Clinicians</w:t>
      </w:r>
      <w:r w:rsidRPr="009D2AA5">
        <w:rPr>
          <w:rFonts w:ascii="Times New Roman" w:hAnsi="Times New Roman" w:cs="Times New Roman"/>
          <w:kern w:val="0"/>
          <w:lang w:val="en-US"/>
        </w:rPr>
        <w:t xml:space="preserve">, </w:t>
      </w:r>
      <w:r w:rsidRPr="009D2AA5">
        <w:rPr>
          <w:rFonts w:ascii="Times New Roman" w:hAnsi="Times New Roman" w:cs="Times New Roman"/>
          <w:i/>
          <w:iCs/>
          <w:kern w:val="0"/>
          <w:lang w:val="en-US"/>
        </w:rPr>
        <w:t>74</w:t>
      </w:r>
      <w:r w:rsidRPr="009D2AA5">
        <w:rPr>
          <w:rFonts w:ascii="Times New Roman" w:hAnsi="Times New Roman" w:cs="Times New Roman"/>
          <w:kern w:val="0"/>
          <w:lang w:val="en-US"/>
        </w:rPr>
        <w:t>(1), 12–49. https://doi.org/10.3322/caac.21820</w:t>
      </w:r>
    </w:p>
    <w:p w14:paraId="580A1F3E" w14:textId="77777777" w:rsidR="00C31E6D" w:rsidRPr="009D2AA5" w:rsidRDefault="00C31E6D" w:rsidP="00C31E6D">
      <w:pPr>
        <w:pStyle w:val="Bibliografi"/>
        <w:rPr>
          <w:rFonts w:ascii="Times New Roman" w:hAnsi="Times New Roman" w:cs="Times New Roman"/>
          <w:kern w:val="0"/>
          <w:lang w:val="en-US"/>
        </w:rPr>
      </w:pPr>
      <w:r w:rsidRPr="00C31E6D">
        <w:rPr>
          <w:rFonts w:ascii="Times New Roman" w:hAnsi="Times New Roman" w:cs="Times New Roman"/>
          <w:kern w:val="0"/>
        </w:rPr>
        <w:t xml:space="preserve">Sørensen, H. L., Schjølberg, T. Kr., Småstuen, M. C., &amp; Utne, I. (2020). </w:t>
      </w:r>
      <w:r w:rsidRPr="009D2AA5">
        <w:rPr>
          <w:rFonts w:ascii="Times New Roman" w:hAnsi="Times New Roman" w:cs="Times New Roman"/>
          <w:kern w:val="0"/>
          <w:lang w:val="en-US"/>
        </w:rPr>
        <w:t xml:space="preserve">Social support in early-stage breast cancer patients with fatigue. </w:t>
      </w:r>
      <w:r w:rsidRPr="009D2AA5">
        <w:rPr>
          <w:rFonts w:ascii="Times New Roman" w:hAnsi="Times New Roman" w:cs="Times New Roman"/>
          <w:i/>
          <w:iCs/>
          <w:kern w:val="0"/>
          <w:lang w:val="en-US"/>
        </w:rPr>
        <w:t>BMC Women’s Health</w:t>
      </w:r>
      <w:r w:rsidRPr="009D2AA5">
        <w:rPr>
          <w:rFonts w:ascii="Times New Roman" w:hAnsi="Times New Roman" w:cs="Times New Roman"/>
          <w:kern w:val="0"/>
          <w:lang w:val="en-US"/>
        </w:rPr>
        <w:t xml:space="preserve">, </w:t>
      </w:r>
      <w:r w:rsidRPr="009D2AA5">
        <w:rPr>
          <w:rFonts w:ascii="Times New Roman" w:hAnsi="Times New Roman" w:cs="Times New Roman"/>
          <w:i/>
          <w:iCs/>
          <w:kern w:val="0"/>
          <w:lang w:val="en-US"/>
        </w:rPr>
        <w:t>20</w:t>
      </w:r>
      <w:r w:rsidRPr="009D2AA5">
        <w:rPr>
          <w:rFonts w:ascii="Times New Roman" w:hAnsi="Times New Roman" w:cs="Times New Roman"/>
          <w:kern w:val="0"/>
          <w:lang w:val="en-US"/>
        </w:rPr>
        <w:t>(1), 243. https://doi.org/10.1186/s12905-020-01106-2</w:t>
      </w:r>
    </w:p>
    <w:p w14:paraId="175D7DD8" w14:textId="77777777" w:rsidR="00C31E6D" w:rsidRPr="009D2AA5" w:rsidRDefault="00C31E6D" w:rsidP="00C31E6D">
      <w:pPr>
        <w:pStyle w:val="Bibliografi"/>
        <w:rPr>
          <w:rFonts w:ascii="Times New Roman" w:hAnsi="Times New Roman" w:cs="Times New Roman"/>
          <w:kern w:val="0"/>
          <w:lang w:val="en-US"/>
        </w:rPr>
      </w:pPr>
      <w:r w:rsidRPr="009D2AA5">
        <w:rPr>
          <w:rFonts w:ascii="Times New Roman" w:hAnsi="Times New Roman" w:cs="Times New Roman"/>
          <w:kern w:val="0"/>
          <w:lang w:val="en-US"/>
        </w:rPr>
        <w:t xml:space="preserve">Soriano-Maldonado, A., Díez-Fernández, D. M., Esteban-Simón, A., Rodríguez-Pérez, M. A., Artés-Rodríguez, E., Casimiro-Artés, M. A., Moreno-Martos, H., Toro-de-Federico, A., Hachem-Salas, N., Bartholdy, C., Henriksen, M., &amp; Casimiro-Andújar, A. J. (2023). Effects of a 12-week supervised resistance training program, combined with home-based physical activity, on physical fitness and quality of life in female breast cancer survivors: The EFICAN randomized controlled trial. </w:t>
      </w:r>
      <w:r w:rsidRPr="009D2AA5">
        <w:rPr>
          <w:rFonts w:ascii="Times New Roman" w:hAnsi="Times New Roman" w:cs="Times New Roman"/>
          <w:i/>
          <w:iCs/>
          <w:kern w:val="0"/>
          <w:lang w:val="en-US"/>
        </w:rPr>
        <w:t>Journal of Cancer Survivorship</w:t>
      </w:r>
      <w:r w:rsidRPr="009D2AA5">
        <w:rPr>
          <w:rFonts w:ascii="Times New Roman" w:hAnsi="Times New Roman" w:cs="Times New Roman"/>
          <w:kern w:val="0"/>
          <w:lang w:val="en-US"/>
        </w:rPr>
        <w:t xml:space="preserve">, </w:t>
      </w:r>
      <w:r w:rsidRPr="009D2AA5">
        <w:rPr>
          <w:rFonts w:ascii="Times New Roman" w:hAnsi="Times New Roman" w:cs="Times New Roman"/>
          <w:i/>
          <w:iCs/>
          <w:kern w:val="0"/>
          <w:lang w:val="en-US"/>
        </w:rPr>
        <w:t>17</w:t>
      </w:r>
      <w:r w:rsidRPr="009D2AA5">
        <w:rPr>
          <w:rFonts w:ascii="Times New Roman" w:hAnsi="Times New Roman" w:cs="Times New Roman"/>
          <w:kern w:val="0"/>
          <w:lang w:val="en-US"/>
        </w:rPr>
        <w:t>(5), 1371–1385. https://doi.org/10.1007/s11764-022-01192-1</w:t>
      </w:r>
    </w:p>
    <w:p w14:paraId="78B185A8" w14:textId="77777777" w:rsidR="00C31E6D" w:rsidRPr="009D2AA5" w:rsidRDefault="00C31E6D" w:rsidP="00C31E6D">
      <w:pPr>
        <w:pStyle w:val="Bibliografi"/>
        <w:rPr>
          <w:rFonts w:ascii="Times New Roman" w:hAnsi="Times New Roman" w:cs="Times New Roman"/>
          <w:kern w:val="0"/>
          <w:lang w:val="en-US"/>
        </w:rPr>
      </w:pPr>
      <w:r w:rsidRPr="009D2AA5">
        <w:rPr>
          <w:rFonts w:ascii="Times New Roman" w:hAnsi="Times New Roman" w:cs="Times New Roman"/>
          <w:kern w:val="0"/>
          <w:lang w:val="en-US"/>
        </w:rPr>
        <w:lastRenderedPageBreak/>
        <w:t xml:space="preserve">Speck, R. M., Courneya, K. S., Mâsse, L. C., Duval, S., &amp; Schmitz, K. H. (2010). An update of controlled physical activity trials in cancer survivors: A systematic review and meta-analysis. </w:t>
      </w:r>
      <w:r w:rsidRPr="009D2AA5">
        <w:rPr>
          <w:rFonts w:ascii="Times New Roman" w:hAnsi="Times New Roman" w:cs="Times New Roman"/>
          <w:i/>
          <w:iCs/>
          <w:kern w:val="0"/>
          <w:lang w:val="en-US"/>
        </w:rPr>
        <w:t>Journal of Cancer Survivorship</w:t>
      </w:r>
      <w:r w:rsidRPr="009D2AA5">
        <w:rPr>
          <w:rFonts w:ascii="Times New Roman" w:hAnsi="Times New Roman" w:cs="Times New Roman"/>
          <w:kern w:val="0"/>
          <w:lang w:val="en-US"/>
        </w:rPr>
        <w:t xml:space="preserve">, </w:t>
      </w:r>
      <w:r w:rsidRPr="009D2AA5">
        <w:rPr>
          <w:rFonts w:ascii="Times New Roman" w:hAnsi="Times New Roman" w:cs="Times New Roman"/>
          <w:i/>
          <w:iCs/>
          <w:kern w:val="0"/>
          <w:lang w:val="en-US"/>
        </w:rPr>
        <w:t>4</w:t>
      </w:r>
      <w:r w:rsidRPr="009D2AA5">
        <w:rPr>
          <w:rFonts w:ascii="Times New Roman" w:hAnsi="Times New Roman" w:cs="Times New Roman"/>
          <w:kern w:val="0"/>
          <w:lang w:val="en-US"/>
        </w:rPr>
        <w:t>(2), 87–100. https://doi.org/10.1007/s11764-009-0110-5</w:t>
      </w:r>
    </w:p>
    <w:p w14:paraId="4D617518" w14:textId="77777777" w:rsidR="00C31E6D" w:rsidRPr="009D2AA5" w:rsidRDefault="00C31E6D" w:rsidP="00C31E6D">
      <w:pPr>
        <w:pStyle w:val="Bibliografi"/>
        <w:rPr>
          <w:rFonts w:ascii="Times New Roman" w:hAnsi="Times New Roman" w:cs="Times New Roman"/>
          <w:kern w:val="0"/>
          <w:lang w:val="en-US"/>
        </w:rPr>
      </w:pPr>
      <w:r w:rsidRPr="009D2AA5">
        <w:rPr>
          <w:rFonts w:ascii="Times New Roman" w:hAnsi="Times New Roman" w:cs="Times New Roman"/>
          <w:kern w:val="0"/>
          <w:lang w:val="en-US"/>
        </w:rPr>
        <w:t xml:space="preserve">Struszczak, L., Walhin, J., Betts, J., Thompson, D., Beresford, M., &amp; Turner, J. E. (2026). Cardiorespiratory Fitness, Functional Fitness and Body Composition Among Breast Cancer Survivors With 8 Weeks of Exercise Training: A Randomised, Controlled Non‐Inferiority Trial Comparing Remotely‐Supported and Partly‐Supervised Interventions. </w:t>
      </w:r>
      <w:r w:rsidRPr="009D2AA5">
        <w:rPr>
          <w:rFonts w:ascii="Times New Roman" w:hAnsi="Times New Roman" w:cs="Times New Roman"/>
          <w:i/>
          <w:iCs/>
          <w:kern w:val="0"/>
          <w:lang w:val="en-US"/>
        </w:rPr>
        <w:t>Cancer Medicine</w:t>
      </w:r>
      <w:r w:rsidRPr="009D2AA5">
        <w:rPr>
          <w:rFonts w:ascii="Times New Roman" w:hAnsi="Times New Roman" w:cs="Times New Roman"/>
          <w:kern w:val="0"/>
          <w:lang w:val="en-US"/>
        </w:rPr>
        <w:t xml:space="preserve">, </w:t>
      </w:r>
      <w:r w:rsidRPr="009D2AA5">
        <w:rPr>
          <w:rFonts w:ascii="Times New Roman" w:hAnsi="Times New Roman" w:cs="Times New Roman"/>
          <w:i/>
          <w:iCs/>
          <w:kern w:val="0"/>
          <w:lang w:val="en-US"/>
        </w:rPr>
        <w:t>15</w:t>
      </w:r>
      <w:r w:rsidRPr="009D2AA5">
        <w:rPr>
          <w:rFonts w:ascii="Times New Roman" w:hAnsi="Times New Roman" w:cs="Times New Roman"/>
          <w:kern w:val="0"/>
          <w:lang w:val="en-US"/>
        </w:rPr>
        <w:t>(2), e71608. https://doi.org/10.1002/cam4.71608</w:t>
      </w:r>
    </w:p>
    <w:p w14:paraId="2ED5E553" w14:textId="77777777" w:rsidR="00C31E6D" w:rsidRPr="00C31E6D" w:rsidRDefault="00C31E6D" w:rsidP="00C31E6D">
      <w:pPr>
        <w:pStyle w:val="Bibliografi"/>
        <w:rPr>
          <w:rFonts w:ascii="Times New Roman" w:hAnsi="Times New Roman" w:cs="Times New Roman"/>
          <w:kern w:val="0"/>
        </w:rPr>
      </w:pPr>
      <w:r w:rsidRPr="009D2AA5">
        <w:rPr>
          <w:rFonts w:ascii="Times New Roman" w:hAnsi="Times New Roman" w:cs="Times New Roman"/>
          <w:kern w:val="0"/>
          <w:lang w:val="en-US"/>
        </w:rPr>
        <w:t xml:space="preserve">Tagliafico, A. S., Bignotti, B., Torri, L., &amp; Rossi, F. (2022). Sarcopenia: How to measure, when and why. </w:t>
      </w:r>
      <w:r w:rsidRPr="00C31E6D">
        <w:rPr>
          <w:rFonts w:ascii="Times New Roman" w:hAnsi="Times New Roman" w:cs="Times New Roman"/>
          <w:i/>
          <w:iCs/>
          <w:kern w:val="0"/>
        </w:rPr>
        <w:t>La Radiologia Medica</w:t>
      </w:r>
      <w:r w:rsidRPr="00C31E6D">
        <w:rPr>
          <w:rFonts w:ascii="Times New Roman" w:hAnsi="Times New Roman" w:cs="Times New Roman"/>
          <w:kern w:val="0"/>
        </w:rPr>
        <w:t xml:space="preserve">, </w:t>
      </w:r>
      <w:r w:rsidRPr="00C31E6D">
        <w:rPr>
          <w:rFonts w:ascii="Times New Roman" w:hAnsi="Times New Roman" w:cs="Times New Roman"/>
          <w:i/>
          <w:iCs/>
          <w:kern w:val="0"/>
        </w:rPr>
        <w:t>127</w:t>
      </w:r>
      <w:r w:rsidRPr="00C31E6D">
        <w:rPr>
          <w:rFonts w:ascii="Times New Roman" w:hAnsi="Times New Roman" w:cs="Times New Roman"/>
          <w:kern w:val="0"/>
        </w:rPr>
        <w:t>(3), 228–237. https://doi.org/10.1007/s11547-022-01450-3</w:t>
      </w:r>
    </w:p>
    <w:p w14:paraId="5ECB5F31" w14:textId="77777777" w:rsidR="00C31E6D" w:rsidRPr="009D2AA5" w:rsidRDefault="00C31E6D" w:rsidP="00C31E6D">
      <w:pPr>
        <w:pStyle w:val="Bibliografi"/>
        <w:rPr>
          <w:rFonts w:ascii="Times New Roman" w:hAnsi="Times New Roman" w:cs="Times New Roman"/>
          <w:kern w:val="0"/>
          <w:lang w:val="en-US"/>
        </w:rPr>
      </w:pPr>
      <w:r w:rsidRPr="00C31E6D">
        <w:rPr>
          <w:rFonts w:ascii="Times New Roman" w:hAnsi="Times New Roman" w:cs="Times New Roman"/>
          <w:kern w:val="0"/>
        </w:rPr>
        <w:t xml:space="preserve">Tomasetti, C., &amp; Vogelstein, B. (2015). </w:t>
      </w:r>
      <w:r w:rsidRPr="009D2AA5">
        <w:rPr>
          <w:rFonts w:ascii="Times New Roman" w:hAnsi="Times New Roman" w:cs="Times New Roman"/>
          <w:kern w:val="0"/>
          <w:lang w:val="en-US"/>
        </w:rPr>
        <w:t xml:space="preserve">Variation in cancer risk among tissues can be explained by the number of stem cell divisions. </w:t>
      </w:r>
      <w:r w:rsidRPr="009D2AA5">
        <w:rPr>
          <w:rFonts w:ascii="Times New Roman" w:hAnsi="Times New Roman" w:cs="Times New Roman"/>
          <w:i/>
          <w:iCs/>
          <w:kern w:val="0"/>
          <w:lang w:val="en-US"/>
        </w:rPr>
        <w:t>Science</w:t>
      </w:r>
      <w:r w:rsidRPr="009D2AA5">
        <w:rPr>
          <w:rFonts w:ascii="Times New Roman" w:hAnsi="Times New Roman" w:cs="Times New Roman"/>
          <w:kern w:val="0"/>
          <w:lang w:val="en-US"/>
        </w:rPr>
        <w:t xml:space="preserve">, </w:t>
      </w:r>
      <w:r w:rsidRPr="009D2AA5">
        <w:rPr>
          <w:rFonts w:ascii="Times New Roman" w:hAnsi="Times New Roman" w:cs="Times New Roman"/>
          <w:i/>
          <w:iCs/>
          <w:kern w:val="0"/>
          <w:lang w:val="en-US"/>
        </w:rPr>
        <w:t>347</w:t>
      </w:r>
      <w:r w:rsidRPr="009D2AA5">
        <w:rPr>
          <w:rFonts w:ascii="Times New Roman" w:hAnsi="Times New Roman" w:cs="Times New Roman"/>
          <w:kern w:val="0"/>
          <w:lang w:val="en-US"/>
        </w:rPr>
        <w:t>(6217), 78–81. https://doi.org/10.1126/science.1260825</w:t>
      </w:r>
    </w:p>
    <w:p w14:paraId="3B0FC3ED" w14:textId="77777777" w:rsidR="00C31E6D" w:rsidRPr="009D2AA5" w:rsidRDefault="00C31E6D" w:rsidP="00C31E6D">
      <w:pPr>
        <w:pStyle w:val="Bibliografi"/>
        <w:rPr>
          <w:rFonts w:ascii="Times New Roman" w:hAnsi="Times New Roman" w:cs="Times New Roman"/>
          <w:kern w:val="0"/>
          <w:lang w:val="en-US"/>
        </w:rPr>
      </w:pPr>
      <w:r w:rsidRPr="009D2AA5">
        <w:rPr>
          <w:rFonts w:ascii="Times New Roman" w:hAnsi="Times New Roman" w:cs="Times New Roman"/>
          <w:kern w:val="0"/>
          <w:lang w:val="en-US"/>
        </w:rPr>
        <w:t xml:space="preserve">Tran, K. B., Lang, J. J., Compton, K., Xu, R., Acheson, A. R., Henrikson, H. J., Kocarnik, J. M., Penberthy, L., Aali, A., Abbas, Q., Abbasi, B., Abbasi-Kangevari, M., Abbasi-Kangevari, Z., Abbastabar, H., Abdelmasseh, M., Abd-Elsalam, S., Abdelwahab, A. A., Abdoli, G., Abdulkadir, H. A., … Murray, C. J. L. (2022). The global burden of cancer attributable to risk factors, 2010–19: A systematic analysis for the Global Burden of Disease Study 2019. </w:t>
      </w:r>
      <w:r w:rsidRPr="009D2AA5">
        <w:rPr>
          <w:rFonts w:ascii="Times New Roman" w:hAnsi="Times New Roman" w:cs="Times New Roman"/>
          <w:i/>
          <w:iCs/>
          <w:kern w:val="0"/>
          <w:lang w:val="en-US"/>
        </w:rPr>
        <w:t>The Lancet</w:t>
      </w:r>
      <w:r w:rsidRPr="009D2AA5">
        <w:rPr>
          <w:rFonts w:ascii="Times New Roman" w:hAnsi="Times New Roman" w:cs="Times New Roman"/>
          <w:kern w:val="0"/>
          <w:lang w:val="en-US"/>
        </w:rPr>
        <w:t xml:space="preserve">, </w:t>
      </w:r>
      <w:r w:rsidRPr="009D2AA5">
        <w:rPr>
          <w:rFonts w:ascii="Times New Roman" w:hAnsi="Times New Roman" w:cs="Times New Roman"/>
          <w:i/>
          <w:iCs/>
          <w:kern w:val="0"/>
          <w:lang w:val="en-US"/>
        </w:rPr>
        <w:t>400</w:t>
      </w:r>
      <w:r w:rsidRPr="009D2AA5">
        <w:rPr>
          <w:rFonts w:ascii="Times New Roman" w:hAnsi="Times New Roman" w:cs="Times New Roman"/>
          <w:kern w:val="0"/>
          <w:lang w:val="en-US"/>
        </w:rPr>
        <w:t>(10352), 563–591. https://doi.org/10.1016/S0140-6736(22)01438-6</w:t>
      </w:r>
    </w:p>
    <w:p w14:paraId="66DC2EDE" w14:textId="77777777" w:rsidR="00C31E6D" w:rsidRPr="009D2AA5" w:rsidRDefault="00C31E6D" w:rsidP="00C31E6D">
      <w:pPr>
        <w:pStyle w:val="Bibliografi"/>
        <w:rPr>
          <w:rFonts w:ascii="Times New Roman" w:hAnsi="Times New Roman" w:cs="Times New Roman"/>
          <w:kern w:val="0"/>
          <w:lang w:val="en-US"/>
        </w:rPr>
      </w:pPr>
      <w:r w:rsidRPr="009D2AA5">
        <w:rPr>
          <w:rFonts w:ascii="Times New Roman" w:hAnsi="Times New Roman" w:cs="Times New Roman"/>
          <w:kern w:val="0"/>
          <w:lang w:val="en-US"/>
        </w:rPr>
        <w:t xml:space="preserve">Vieira, C., Battaglini, C., Ferreira-Junior, J., Vieira, A., Brito Vogt, M., Freitas-Junior, R., Oliveira, R., &amp; Bottaro, M. (2015). Effects of Rest Interval on Strength Recovery in </w:t>
      </w:r>
      <w:r w:rsidRPr="009D2AA5">
        <w:rPr>
          <w:rFonts w:ascii="Times New Roman" w:hAnsi="Times New Roman" w:cs="Times New Roman"/>
          <w:kern w:val="0"/>
          <w:lang w:val="en-US"/>
        </w:rPr>
        <w:lastRenderedPageBreak/>
        <w:t xml:space="preserve">Breast Cancer Survivors. </w:t>
      </w:r>
      <w:r w:rsidRPr="009D2AA5">
        <w:rPr>
          <w:rFonts w:ascii="Times New Roman" w:hAnsi="Times New Roman" w:cs="Times New Roman"/>
          <w:i/>
          <w:iCs/>
          <w:kern w:val="0"/>
          <w:lang w:val="en-US"/>
        </w:rPr>
        <w:t>International Journal of Sports Medicine</w:t>
      </w:r>
      <w:r w:rsidRPr="009D2AA5">
        <w:rPr>
          <w:rFonts w:ascii="Times New Roman" w:hAnsi="Times New Roman" w:cs="Times New Roman"/>
          <w:kern w:val="0"/>
          <w:lang w:val="en-US"/>
        </w:rPr>
        <w:t xml:space="preserve">, </w:t>
      </w:r>
      <w:r w:rsidRPr="009D2AA5">
        <w:rPr>
          <w:rFonts w:ascii="Times New Roman" w:hAnsi="Times New Roman" w:cs="Times New Roman"/>
          <w:i/>
          <w:iCs/>
          <w:kern w:val="0"/>
          <w:lang w:val="en-US"/>
        </w:rPr>
        <w:t>36</w:t>
      </w:r>
      <w:r w:rsidRPr="009D2AA5">
        <w:rPr>
          <w:rFonts w:ascii="Times New Roman" w:hAnsi="Times New Roman" w:cs="Times New Roman"/>
          <w:kern w:val="0"/>
          <w:lang w:val="en-US"/>
        </w:rPr>
        <w:t>(07), 573–578. https://doi.org/10.1055/s-0034-1398579</w:t>
      </w:r>
    </w:p>
    <w:p w14:paraId="27FED756" w14:textId="77777777" w:rsidR="00C31E6D" w:rsidRPr="009D2AA5" w:rsidRDefault="00C31E6D" w:rsidP="00C31E6D">
      <w:pPr>
        <w:pStyle w:val="Bibliografi"/>
        <w:rPr>
          <w:rFonts w:ascii="Times New Roman" w:hAnsi="Times New Roman" w:cs="Times New Roman"/>
          <w:kern w:val="0"/>
          <w:lang w:val="en-US"/>
        </w:rPr>
      </w:pPr>
      <w:r w:rsidRPr="009D2AA5">
        <w:rPr>
          <w:rFonts w:ascii="Times New Roman" w:hAnsi="Times New Roman" w:cs="Times New Roman"/>
          <w:kern w:val="0"/>
          <w:lang w:val="en-US"/>
        </w:rPr>
        <w:t xml:space="preserve">Ye, J., He, L., &amp; Beestrum, M. (2023). Implications for implementation and adoption of telehealth in developing countries: A systematic review of China’s practices and experiences. </w:t>
      </w:r>
      <w:r w:rsidRPr="009D2AA5">
        <w:rPr>
          <w:rFonts w:ascii="Times New Roman" w:hAnsi="Times New Roman" w:cs="Times New Roman"/>
          <w:i/>
          <w:iCs/>
          <w:kern w:val="0"/>
          <w:lang w:val="en-US"/>
        </w:rPr>
        <w:t>Npj Digital Medicine</w:t>
      </w:r>
      <w:r w:rsidRPr="009D2AA5">
        <w:rPr>
          <w:rFonts w:ascii="Times New Roman" w:hAnsi="Times New Roman" w:cs="Times New Roman"/>
          <w:kern w:val="0"/>
          <w:lang w:val="en-US"/>
        </w:rPr>
        <w:t xml:space="preserve">, </w:t>
      </w:r>
      <w:r w:rsidRPr="009D2AA5">
        <w:rPr>
          <w:rFonts w:ascii="Times New Roman" w:hAnsi="Times New Roman" w:cs="Times New Roman"/>
          <w:i/>
          <w:iCs/>
          <w:kern w:val="0"/>
          <w:lang w:val="en-US"/>
        </w:rPr>
        <w:t>6</w:t>
      </w:r>
      <w:r w:rsidRPr="009D2AA5">
        <w:rPr>
          <w:rFonts w:ascii="Times New Roman" w:hAnsi="Times New Roman" w:cs="Times New Roman"/>
          <w:kern w:val="0"/>
          <w:lang w:val="en-US"/>
        </w:rPr>
        <w:t>(1), 174. https://doi.org/10.1038/s41746-023-00908-6</w:t>
      </w:r>
    </w:p>
    <w:p w14:paraId="7697CC2A" w14:textId="77777777" w:rsidR="00C31E6D" w:rsidRPr="00C31E6D" w:rsidRDefault="00C31E6D" w:rsidP="00C31E6D">
      <w:pPr>
        <w:pStyle w:val="Bibliografi"/>
        <w:rPr>
          <w:rFonts w:ascii="Times New Roman" w:hAnsi="Times New Roman" w:cs="Times New Roman"/>
          <w:kern w:val="0"/>
        </w:rPr>
      </w:pPr>
      <w:r w:rsidRPr="009D2AA5">
        <w:rPr>
          <w:rFonts w:ascii="Times New Roman" w:hAnsi="Times New Roman" w:cs="Times New Roman"/>
          <w:kern w:val="0"/>
          <w:lang w:val="en-US"/>
        </w:rPr>
        <w:t xml:space="preserve">Zdun-Ryżewska, A. E., Błażek, M., &amp; Wasilewko, I. (2024). Fatigue of oncological patients – incompatible perspectives of patients and medical staff. </w:t>
      </w:r>
      <w:r w:rsidRPr="00C31E6D">
        <w:rPr>
          <w:rFonts w:ascii="Times New Roman" w:hAnsi="Times New Roman" w:cs="Times New Roman"/>
          <w:i/>
          <w:iCs/>
          <w:kern w:val="0"/>
        </w:rPr>
        <w:t>Health Psychology Report</w:t>
      </w:r>
      <w:r w:rsidRPr="00C31E6D">
        <w:rPr>
          <w:rFonts w:ascii="Times New Roman" w:hAnsi="Times New Roman" w:cs="Times New Roman"/>
          <w:kern w:val="0"/>
        </w:rPr>
        <w:t>. https://doi.org/10.5114/hpr/187785</w:t>
      </w:r>
    </w:p>
    <w:p w14:paraId="038E1D09" w14:textId="388063DD" w:rsidR="00287BB2" w:rsidRPr="00287BB2" w:rsidRDefault="00287BB2" w:rsidP="00C31E6D">
      <w:pPr>
        <w:pStyle w:val="Bibliografi"/>
        <w:rPr>
          <w:lang w:val="en-US"/>
        </w:rPr>
      </w:pPr>
      <w:r w:rsidRPr="00287BB2">
        <w:rPr>
          <w:rFonts w:ascii="Times New Roman" w:hAnsi="Times New Roman" w:cs="Times New Roman"/>
          <w:lang w:val="en-US"/>
        </w:rPr>
        <w:fldChar w:fldCharType="end"/>
      </w:r>
    </w:p>
    <w:sectPr w:rsidR="00287BB2" w:rsidRPr="00287BB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one Cirotzki" w:date="2026-01-15T12:36:00Z" w:initials="LC">
    <w:p w14:paraId="47439A17" w14:textId="77777777" w:rsidR="002E783F" w:rsidRDefault="002E783F" w:rsidP="002E783F">
      <w:r>
        <w:rPr>
          <w:rStyle w:val="Merknadsreferanse"/>
        </w:rPr>
        <w:annotationRef/>
      </w:r>
      <w:r>
        <w:rPr>
          <w:sz w:val="20"/>
          <w:szCs w:val="20"/>
        </w:rPr>
        <w:t>referert riktig?</w:t>
      </w:r>
    </w:p>
  </w:comment>
  <w:comment w:id="4" w:author="Anne Mette Rustaden" w:date="2026-03-13T11:58:00Z" w:initials="AR">
    <w:p w14:paraId="6A4FFAB8" w14:textId="77777777" w:rsidR="009314A0" w:rsidRDefault="009314A0" w:rsidP="009314A0">
      <w:pPr>
        <w:pStyle w:val="Merknadstekst"/>
      </w:pPr>
      <w:r>
        <w:rPr>
          <w:rStyle w:val="Merknadsreferanse"/>
        </w:rPr>
        <w:annotationRef/>
      </w:r>
      <w:r>
        <w:t xml:space="preserve">Må sjekke litt, men tror det er ok å referere nettsider slik. Evt kan det være lurt å inkludere noen flere referanser, som har definert dette, utover nettside. </w:t>
      </w:r>
    </w:p>
  </w:comment>
  <w:comment w:id="9" w:author="Anne Mette Rustaden" w:date="2026-03-16T11:20:00Z" w:initials="AR">
    <w:p w14:paraId="4468CB03" w14:textId="77777777" w:rsidR="00076F38" w:rsidRDefault="00076F38" w:rsidP="00076F38">
      <w:pPr>
        <w:pStyle w:val="Merknadstekst"/>
      </w:pPr>
      <w:r>
        <w:rPr>
          <w:rStyle w:val="Merknadsreferanse"/>
        </w:rPr>
        <w:annotationRef/>
      </w:r>
      <w:r>
        <w:t xml:space="preserve">Er dette skrevet ut tidligere? </w:t>
      </w:r>
    </w:p>
  </w:comment>
  <w:comment w:id="11" w:author="Anne Mette Rustaden" w:date="2026-03-16T11:58:00Z" w:initials="AR">
    <w:p w14:paraId="0A3284B3" w14:textId="77777777" w:rsidR="006353AD" w:rsidRDefault="006353AD" w:rsidP="006353AD">
      <w:pPr>
        <w:pStyle w:val="Merknadstekst"/>
      </w:pPr>
      <w:r>
        <w:rPr>
          <w:rStyle w:val="Merknadsreferanse"/>
        </w:rPr>
        <w:annotationRef/>
      </w:r>
      <w:r>
        <w:t xml:space="preserve">Jeg er litt usikker på hvor mye i detalj på dette som er hensiktsmessig å gå, så ha det i bakhodet videre. Det er fine overganger mellom de ulike avsnittene, men tenker kanskje at man burde kommet til det rundt trening litt raskere? Kan du på noen måte få frem sammenhengen enda bedre, sånn at man tidligere knytter det opp mot funksjonell helse? </w:t>
      </w:r>
    </w:p>
  </w:comment>
  <w:comment w:id="12" w:author="Anne Mette Rustaden" w:date="2026-03-16T11:23:00Z" w:initials="AR">
    <w:p w14:paraId="4067930C" w14:textId="1A9A6DE6" w:rsidR="008318DA" w:rsidRDefault="008318DA" w:rsidP="008318DA">
      <w:pPr>
        <w:pStyle w:val="Merknadstekst"/>
      </w:pPr>
      <w:r>
        <w:rPr>
          <w:rStyle w:val="Merknadsreferanse"/>
        </w:rPr>
        <w:annotationRef/>
      </w:r>
      <w:r>
        <w:t xml:space="preserve">Samme ref som over? </w:t>
      </w:r>
    </w:p>
  </w:comment>
  <w:comment w:id="13" w:author="Anne Mette Rustaden" w:date="2026-03-16T12:40:00Z" w:initials="AR">
    <w:p w14:paraId="0464D90E" w14:textId="77777777" w:rsidR="00B06EF6" w:rsidRDefault="00B06EF6" w:rsidP="00B06EF6">
      <w:pPr>
        <w:pStyle w:val="Merknadstekst"/>
      </w:pPr>
      <w:r>
        <w:rPr>
          <w:rStyle w:val="Merknadsreferanse"/>
        </w:rPr>
        <w:annotationRef/>
      </w:r>
      <w:r>
        <w:t xml:space="preserve">Litt usikker, men kanskje det er litt for detaljert ned hit? Tenker at man raskt bør få frem at oppgaven handler om trening og effekt av dette, så sørg i alle fall for at det som står over er relevant for dette. </w:t>
      </w:r>
    </w:p>
  </w:comment>
  <w:comment w:id="15" w:author="Anne Mette Rustaden" w:date="2026-03-16T12:01:00Z" w:initials="AR">
    <w:p w14:paraId="0B15CCB0" w14:textId="0742CF7B" w:rsidR="00640429" w:rsidRDefault="00640429" w:rsidP="00640429">
      <w:pPr>
        <w:pStyle w:val="Merknadstekst"/>
      </w:pPr>
      <w:r>
        <w:rPr>
          <w:rStyle w:val="Merknadsreferanse"/>
        </w:rPr>
        <w:annotationRef/>
      </w:r>
      <w:r>
        <w:t>Ha i bakhodet at det du skriver over, skal kunne knyttes opp mot dette☺️</w:t>
      </w:r>
    </w:p>
  </w:comment>
  <w:comment w:id="17" w:author="Lone Cirotzki" w:date="2026-03-04T18:10:00Z" w:initials="LC">
    <w:p w14:paraId="5863BBCC" w14:textId="6DF78EFC" w:rsidR="001A1605" w:rsidRDefault="009A5C21" w:rsidP="001A1605">
      <w:r>
        <w:rPr>
          <w:rStyle w:val="Merknadsreferanse"/>
        </w:rPr>
        <w:annotationRef/>
      </w:r>
      <w:r w:rsidR="001A1605">
        <w:rPr>
          <w:sz w:val="20"/>
          <w:szCs w:val="20"/>
        </w:rPr>
        <w:t>ha med dette avsnittet eller droppe det da nye guidelines er komme (avsnittet under)</w:t>
      </w:r>
    </w:p>
  </w:comment>
  <w:comment w:id="18" w:author="Anne Mette Rustaden" w:date="2026-03-16T12:35:00Z" w:initials="AR">
    <w:p w14:paraId="003C4DCB" w14:textId="77777777" w:rsidR="00282409" w:rsidRDefault="00605BB0" w:rsidP="00282409">
      <w:pPr>
        <w:pStyle w:val="Merknadstekst"/>
      </w:pPr>
      <w:r>
        <w:rPr>
          <w:rStyle w:val="Merknadsreferanse"/>
        </w:rPr>
        <w:annotationRef/>
      </w:r>
      <w:r w:rsidR="00282409">
        <w:t>Tenker det holder med dagens anbefalinger, men skriv gjerne kort om hva som evt er videreført og nytt</w:t>
      </w:r>
    </w:p>
  </w:comment>
  <w:comment w:id="19" w:author="Anne Mette Rustaden" w:date="2026-03-16T12:38:00Z" w:initials="AR">
    <w:p w14:paraId="0622D044" w14:textId="77777777" w:rsidR="006509A7" w:rsidRDefault="006509A7" w:rsidP="006509A7">
      <w:pPr>
        <w:pStyle w:val="Merknadstekst"/>
      </w:pPr>
      <w:r>
        <w:rPr>
          <w:rStyle w:val="Merknadsreferanse"/>
        </w:rPr>
        <w:annotationRef/>
      </w:r>
      <w:r>
        <w:t>Pass på så dette knyttes opp mot funksjonell helse. Hva er sammenhengen og hva vet vi om effekt av styrketrening på funksjonell helse (gjerne hos kreftpasienter)?</w:t>
      </w:r>
    </w:p>
  </w:comment>
  <w:comment w:id="22" w:author="Anne Mette Rustaden" w:date="2026-03-16T12:50:00Z" w:initials="AR">
    <w:p w14:paraId="7A02BA7D" w14:textId="77777777" w:rsidR="00F0510E" w:rsidRDefault="00F0510E" w:rsidP="00F0510E">
      <w:pPr>
        <w:pStyle w:val="Merknadstekst"/>
      </w:pPr>
      <w:r>
        <w:rPr>
          <w:rStyle w:val="Merknadsreferanse"/>
        </w:rPr>
        <w:annotationRef/>
      </w:r>
      <w:r>
        <w:t>Få frem at det generelt er gjort få studier, og at de ofte inkluderer små grupper eller utvalgte diagnosegrupper. Det som fins av studier på dette har vel også ofte ikke kontrollgruppe?</w:t>
      </w:r>
    </w:p>
  </w:comment>
  <w:comment w:id="24" w:author="Lone Cirotzki" w:date="2026-01-15T12:57:00Z" w:initials="LC">
    <w:p w14:paraId="47B0A5AA" w14:textId="5EC10D73" w:rsidR="00FB56BF" w:rsidRDefault="00FB56BF" w:rsidP="00FB56BF">
      <w:r>
        <w:rPr>
          <w:rStyle w:val="Merknadsreferanse"/>
        </w:rPr>
        <w:annotationRef/>
      </w:r>
      <w:r>
        <w:rPr>
          <w:sz w:val="20"/>
          <w:szCs w:val="20"/>
        </w:rPr>
        <w:t>skal eg ha med det?</w:t>
      </w:r>
    </w:p>
  </w:comment>
  <w:comment w:id="25" w:author="Anne Mette Rustaden" w:date="2026-03-16T12:53:00Z" w:initials="AR">
    <w:p w14:paraId="56791C86" w14:textId="77777777" w:rsidR="00214702" w:rsidRDefault="00214702" w:rsidP="00214702">
      <w:pPr>
        <w:pStyle w:val="Merknadstekst"/>
      </w:pPr>
      <w:r>
        <w:rPr>
          <w:rStyle w:val="Merknadsreferanse"/>
        </w:rPr>
        <w:annotationRef/>
      </w:r>
      <w:r>
        <w:t xml:space="preserve">Trenger ikke det om du har inkludert det meste i teori over. Men det kunne vært fint å hatt en litt større del under fatigue og functional health som går i dybden på hva vi vet om effekten av styrketrening her. Evt også om noen har sett på digital trening på dette? Funksjonell helse er jo så mangt, så hva har evt andre studier brukt som mål på dette? </w:t>
      </w:r>
    </w:p>
  </w:comment>
  <w:comment w:id="27" w:author="Anne Mette Rustaden" w:date="2026-03-16T12:54:00Z" w:initials="AR">
    <w:p w14:paraId="3F90A61D" w14:textId="77777777" w:rsidR="00EE3BC5" w:rsidRDefault="00EE3BC5" w:rsidP="00EE3BC5">
      <w:pPr>
        <w:pStyle w:val="Merknadstekst"/>
      </w:pPr>
      <w:r>
        <w:rPr>
          <w:rStyle w:val="Merknadsreferanse"/>
        </w:rPr>
        <w:annotationRef/>
      </w:r>
      <w:r>
        <w:t>Tenk at oppbyggingen av teorikap skal gjenspeile dette litt, som var veldig bra</w:t>
      </w:r>
    </w:p>
  </w:comment>
  <w:comment w:id="29" w:author="Anne Mette Rustaden" w:date="2026-03-16T12:56:00Z" w:initials="AR">
    <w:p w14:paraId="457A0545" w14:textId="77777777" w:rsidR="009A76BE" w:rsidRDefault="009A76BE" w:rsidP="009A76BE">
      <w:pPr>
        <w:pStyle w:val="Merknadstekst"/>
      </w:pPr>
      <w:r>
        <w:rPr>
          <w:rStyle w:val="Merknadsreferanse"/>
        </w:rPr>
        <w:annotationRef/>
      </w:r>
      <w:r>
        <w:t xml:space="preserve">Her også, få kort frem hva som er kunnskapshullet, til tross for at det fins litt forskning. </w:t>
      </w:r>
    </w:p>
  </w:comment>
  <w:comment w:id="31" w:author="Anne Mette Rustaden" w:date="2026-03-16T12:58:00Z" w:initials="AR">
    <w:p w14:paraId="21914D3F" w14:textId="77777777" w:rsidR="00F92E43" w:rsidRDefault="00F92E43" w:rsidP="00F92E43">
      <w:pPr>
        <w:pStyle w:val="Merknadstekst"/>
      </w:pPr>
      <w:r>
        <w:rPr>
          <w:rStyle w:val="Merknadsreferanse"/>
        </w:rPr>
        <w:annotationRef/>
      </w:r>
      <w:r>
        <w:t xml:space="preserve">Fint! Det som da er viktig er å få frem i teori og introduction er at on-site styrketrening allerede er etablert som en effektiv intervensjon for ferdigbehandlede kreftpasienter, men at vi er usikre på om digital trening kan gi vel så god effekt. Nettopp derfor er intervensjonen bygd opp etter anbefalingene innen styrketrening, men vi må finne nye og mer tilgjengelige måter å gjennomføre treningen på for de som ikke bor i nærheten av andre tilbud. </w:t>
      </w:r>
    </w:p>
  </w:comment>
  <w:comment w:id="32" w:author="Lone Cirotzki" w:date="2026-03-06T13:11:00Z" w:initials="LC">
    <w:p w14:paraId="3B2294BA" w14:textId="4928C9AB" w:rsidR="001A1605" w:rsidRDefault="001A1605" w:rsidP="001A1605">
      <w:r>
        <w:rPr>
          <w:rStyle w:val="Merknadsreferanse"/>
        </w:rPr>
        <w:annotationRef/>
      </w:r>
      <w:r>
        <w:rPr>
          <w:sz w:val="20"/>
          <w:szCs w:val="20"/>
        </w:rPr>
        <w:t>innspel på kem av dei eg skal bruke? har i utgangspunktet tenkt eg skal bruke den første (den som ikkje står i kursiv)</w:t>
      </w:r>
    </w:p>
  </w:comment>
  <w:comment w:id="33" w:author="Anne Mette Rustaden" w:date="2026-03-16T12:59:00Z" w:initials="AR">
    <w:p w14:paraId="79EBEF19" w14:textId="77777777" w:rsidR="006829CD" w:rsidRDefault="006829CD" w:rsidP="006829CD">
      <w:pPr>
        <w:pStyle w:val="Merknadstekst"/>
      </w:pPr>
      <w:r>
        <w:rPr>
          <w:rStyle w:val="Merknadsreferanse"/>
        </w:rPr>
        <w:annotationRef/>
      </w:r>
      <w:r>
        <w:t>enig</w:t>
      </w:r>
    </w:p>
  </w:comment>
  <w:comment w:id="35" w:author="Anne Mette Rustaden" w:date="2026-03-16T13:02:00Z" w:initials="AR">
    <w:p w14:paraId="1093C473" w14:textId="77777777" w:rsidR="004C346F" w:rsidRDefault="004C346F" w:rsidP="004C346F">
      <w:pPr>
        <w:pStyle w:val="Merknadstekst"/>
      </w:pPr>
      <w:r>
        <w:rPr>
          <w:rStyle w:val="Merknadsreferanse"/>
        </w:rPr>
        <w:annotationRef/>
      </w:r>
      <w:r>
        <w:t xml:space="preserve">Er vi sikre på det? Har ikke den forskningen som er gjort vist gode effekter? Hvorfor skulle samme treningsprogram hjemme gi lavere effekt? Da er det i såfall viktig å få frem elementer ved gjennomføringen som kan påvirke, som mangel på”pushing” fra instruktør, lavere individuell tilpasning når instruktør kun er digital, lavere motivasjon etc. </w:t>
      </w:r>
    </w:p>
  </w:comment>
  <w:comment w:id="36" w:author="Anne Mette Rustaden" w:date="2026-03-16T13:02:00Z" w:initials="AR">
    <w:p w14:paraId="3D70DCED" w14:textId="77777777" w:rsidR="000A62B7" w:rsidRDefault="000A62B7" w:rsidP="000A62B7">
      <w:pPr>
        <w:pStyle w:val="Merknadstekst"/>
      </w:pPr>
      <w:r>
        <w:rPr>
          <w:rStyle w:val="Merknadsreferanse"/>
        </w:rPr>
        <w:annotationRef/>
      </w:r>
      <w:r>
        <w:t xml:space="preserve">Samme her </w:t>
      </w:r>
    </w:p>
  </w:comment>
  <w:comment w:id="38" w:author="Lone Cirotzki" w:date="2026-02-27T13:28:00Z" w:initials="LC">
    <w:p w14:paraId="2120997A" w14:textId="4FB97B73" w:rsidR="0057439F" w:rsidRDefault="0057439F" w:rsidP="0057439F">
      <w:r>
        <w:rPr>
          <w:rStyle w:val="Merknadsreferanse"/>
        </w:rPr>
        <w:annotationRef/>
      </w:r>
      <w:r>
        <w:rPr>
          <w:sz w:val="20"/>
          <w:szCs w:val="20"/>
        </w:rPr>
        <w:t>stemmer det? si noe om drop-out?</w:t>
      </w:r>
    </w:p>
  </w:comment>
  <w:comment w:id="39" w:author="Lone Cirotzki" w:date="2026-02-28T13:48:00Z" w:initials="LC">
    <w:p w14:paraId="4C289483" w14:textId="77777777" w:rsidR="00376553" w:rsidRDefault="00376553" w:rsidP="00376553">
      <w:r>
        <w:rPr>
          <w:rStyle w:val="Merknadsreferanse"/>
        </w:rPr>
        <w:annotationRef/>
      </w:r>
      <w:r>
        <w:rPr>
          <w:sz w:val="20"/>
          <w:szCs w:val="20"/>
        </w:rPr>
        <w:t>Of the 70 participants included at baseline, 51 had complete outcome data at post-intervention. Nineteen participants were lost to follow-up.</w:t>
      </w:r>
    </w:p>
  </w:comment>
  <w:comment w:id="40" w:author="Anne Mette Rustaden" w:date="2026-03-16T13:03:00Z" w:initials="AR">
    <w:p w14:paraId="370A98A2" w14:textId="77777777" w:rsidR="00787D40" w:rsidRDefault="00787D40" w:rsidP="00787D40">
      <w:pPr>
        <w:pStyle w:val="Merknadstekst"/>
      </w:pPr>
      <w:r>
        <w:rPr>
          <w:rStyle w:val="Merknadsreferanse"/>
        </w:rPr>
        <w:annotationRef/>
      </w:r>
      <w:r>
        <w:t xml:space="preserve">Ja, men det kan gjerne komme litt senere. Man kan ha det under metode, men mange har det også i starten på resultat. </w:t>
      </w:r>
    </w:p>
  </w:comment>
  <w:comment w:id="42" w:author="Anne Mette Rustaden" w:date="2026-03-16T13:05:00Z" w:initials="AR">
    <w:p w14:paraId="3AA3221B" w14:textId="77777777" w:rsidR="00761012" w:rsidRDefault="00761012" w:rsidP="00761012">
      <w:pPr>
        <w:pStyle w:val="Merknadstekst"/>
      </w:pPr>
      <w:r>
        <w:rPr>
          <w:rStyle w:val="Merknadsreferanse"/>
        </w:rPr>
        <w:annotationRef/>
      </w:r>
      <w:r>
        <w:t xml:space="preserve">Omformuler dette inn i det som står over, så det kommer tydelig frem, uten at det blir gjentakelse. </w:t>
      </w:r>
    </w:p>
  </w:comment>
  <w:comment w:id="44" w:author="Anne Mette Rustaden" w:date="2026-03-16T13:06:00Z" w:initials="AR">
    <w:p w14:paraId="1E5AD61C" w14:textId="77777777" w:rsidR="00CC7FA6" w:rsidRDefault="00CC7FA6" w:rsidP="00CC7FA6">
      <w:pPr>
        <w:pStyle w:val="Merknadstekst"/>
      </w:pPr>
      <w:r>
        <w:rPr>
          <w:rStyle w:val="Merknadsreferanse"/>
        </w:rPr>
        <w:annotationRef/>
      </w:r>
      <w:r>
        <w:t xml:space="preserve">Du vil ikke ha med og henvise til tabell over inklusjons- og eksklusjonskriterier? </w:t>
      </w:r>
    </w:p>
  </w:comment>
  <w:comment w:id="48" w:author="Anne Mette Rustaden" w:date="2026-03-16T13:08:00Z" w:initials="AR">
    <w:p w14:paraId="2FA6D546" w14:textId="77777777" w:rsidR="00D13606" w:rsidRDefault="00D13606" w:rsidP="00D13606">
      <w:pPr>
        <w:pStyle w:val="Merknadstekst"/>
      </w:pPr>
      <w:r>
        <w:rPr>
          <w:rStyle w:val="Merknadsreferanse"/>
        </w:rPr>
        <w:annotationRef/>
      </w:r>
      <w:r>
        <w:t>Skriv i preteritum</w:t>
      </w:r>
    </w:p>
  </w:comment>
  <w:comment w:id="53" w:author="Anne Mette Rustaden" w:date="2026-03-16T13:46:00Z" w:initials="AR">
    <w:p w14:paraId="2B11083E" w14:textId="77777777" w:rsidR="003F68B1" w:rsidRDefault="003F68B1" w:rsidP="003F68B1">
      <w:pPr>
        <w:pStyle w:val="Merknadstekst"/>
      </w:pPr>
      <w:r>
        <w:rPr>
          <w:rStyle w:val="Merknadsreferanse"/>
        </w:rPr>
        <w:annotationRef/>
      </w:r>
      <w:r>
        <w:t>Beskriv mer i detalj og med tall hvordan de tre ulike periodene så ut</w:t>
      </w:r>
    </w:p>
  </w:comment>
  <w:comment w:id="58" w:author="Anne Mette Rustaden" w:date="2026-03-16T13:47:00Z" w:initials="AR">
    <w:p w14:paraId="638523B3" w14:textId="77777777" w:rsidR="00917C4B" w:rsidRDefault="00917C4B" w:rsidP="00917C4B">
      <w:pPr>
        <w:pStyle w:val="Merknadstekst"/>
      </w:pPr>
      <w:r>
        <w:rPr>
          <w:rStyle w:val="Merknadsreferanse"/>
        </w:rPr>
        <w:annotationRef/>
      </w:r>
      <w:r>
        <w:t>Fortsatt preteritum</w:t>
      </w:r>
    </w:p>
  </w:comment>
  <w:comment w:id="59" w:author="Anne Mette Rustaden" w:date="2026-03-16T13:49:00Z" w:initials="AR">
    <w:p w14:paraId="2F8ABA4A" w14:textId="77777777" w:rsidR="0039326C" w:rsidRDefault="0039326C" w:rsidP="0039326C">
      <w:pPr>
        <w:pStyle w:val="Merknadstekst"/>
      </w:pPr>
      <w:r>
        <w:rPr>
          <w:rStyle w:val="Merknadsreferanse"/>
        </w:rPr>
        <w:annotationRef/>
      </w:r>
      <w:r>
        <w:t xml:space="preserve">Få frem at figuren viser helheten, men at du vil gå inn på de utfallsmål som er relevante for din oppgave? Skriv også at alle tester totalt tok ca 3 timer per deltaker, og at de møtte fastende på morgenen/formiddagen. Skriv også kort om rekkefølgen på de testene de gjorde. </w:t>
      </w:r>
    </w:p>
  </w:comment>
  <w:comment w:id="67" w:author="Anne Mette Rustaden" w:date="2026-03-16T13:51:00Z" w:initials="AR">
    <w:p w14:paraId="208670A2" w14:textId="77777777" w:rsidR="005125C7" w:rsidRDefault="005125C7" w:rsidP="005125C7">
      <w:pPr>
        <w:pStyle w:val="Merknadstekst"/>
      </w:pPr>
      <w:r>
        <w:rPr>
          <w:rStyle w:val="Merknadsreferanse"/>
        </w:rPr>
        <w:annotationRef/>
      </w:r>
      <w:r>
        <w:t>Skriv noe om hvordan dette regnes ut? Hvilket cut off som regnes som fatigue?</w:t>
      </w:r>
    </w:p>
  </w:comment>
  <w:comment w:id="68" w:author="Anne Mette Rustaden" w:date="2026-03-16T13:50:00Z" w:initials="AR">
    <w:p w14:paraId="1F1D562D" w14:textId="706CC1C9" w:rsidR="00F57788" w:rsidRDefault="00F57788" w:rsidP="00F57788">
      <w:pPr>
        <w:pStyle w:val="Merknadstekst"/>
      </w:pPr>
      <w:r>
        <w:rPr>
          <w:rStyle w:val="Merknadsreferanse"/>
        </w:rPr>
        <w:annotationRef/>
      </w:r>
      <w:r>
        <w:t>Ref?</w:t>
      </w:r>
    </w:p>
  </w:comment>
  <w:comment w:id="79" w:author="Anne Mette Rustaden" w:date="2026-03-16T14:05:00Z" w:initials="AR">
    <w:p w14:paraId="3112AEC5" w14:textId="77777777" w:rsidR="0027172A" w:rsidRDefault="0027172A" w:rsidP="0027172A">
      <w:pPr>
        <w:pStyle w:val="Merknadstekst"/>
      </w:pPr>
      <w:r>
        <w:rPr>
          <w:rStyle w:val="Merknadsreferanse"/>
        </w:rPr>
        <w:annotationRef/>
      </w:r>
      <w:r>
        <w:t xml:space="preserve">Få inn her om noe ikke var normalfordelt? </w:t>
      </w:r>
    </w:p>
  </w:comment>
  <w:comment w:id="83" w:author="Anne Mette Rustaden" w:date="2026-03-16T13:56:00Z" w:initials="AR">
    <w:p w14:paraId="79C92861" w14:textId="0FB65D4A" w:rsidR="006D287A" w:rsidRDefault="006D287A" w:rsidP="006D287A">
      <w:pPr>
        <w:pStyle w:val="Merknadstekst"/>
      </w:pPr>
      <w:r>
        <w:rPr>
          <w:rStyle w:val="Merknadsreferanse"/>
        </w:rPr>
        <w:annotationRef/>
      </w:r>
      <w:r>
        <w:t>En del av dette kan flyttes til over</w:t>
      </w:r>
    </w:p>
  </w:comment>
  <w:comment w:id="87" w:author="Anne Mette Rustaden" w:date="2026-03-16T13:57:00Z" w:initials="AR">
    <w:p w14:paraId="19717199" w14:textId="77777777" w:rsidR="00165B23" w:rsidRDefault="00165B23" w:rsidP="00165B23">
      <w:pPr>
        <w:pStyle w:val="Merknadstekst"/>
      </w:pPr>
      <w:r>
        <w:rPr>
          <w:rStyle w:val="Merknadsreferanse"/>
        </w:rPr>
        <w:annotationRef/>
      </w:r>
      <w:r>
        <w:t xml:space="preserve">Sett gjerne inn èn setning om hva som var gjennomsnittlig alder og BMI på hele utvalget. </w:t>
      </w:r>
    </w:p>
  </w:comment>
  <w:comment w:id="94" w:author="Anne Mette Rustaden" w:date="2026-03-16T14:01:00Z" w:initials="AR">
    <w:p w14:paraId="15014438" w14:textId="77777777" w:rsidR="0077293A" w:rsidRDefault="0077293A" w:rsidP="0077293A">
      <w:pPr>
        <w:pStyle w:val="Merknadstekst"/>
      </w:pPr>
      <w:r>
        <w:rPr>
          <w:rStyle w:val="Merknadsreferanse"/>
        </w:rPr>
        <w:annotationRef/>
      </w:r>
      <w:r>
        <w:t xml:space="preserve">Sette inn noe om adherence her? Hvor høy adherence hadde de i de to ulike gruppene? </w:t>
      </w:r>
    </w:p>
    <w:p w14:paraId="7452EB42" w14:textId="77777777" w:rsidR="0077293A" w:rsidRDefault="0077293A" w:rsidP="0077293A">
      <w:pPr>
        <w:pStyle w:val="Merknadstekst"/>
      </w:pPr>
      <w:r>
        <w:t xml:space="preserve">N av 24 økter (xx%). </w:t>
      </w:r>
    </w:p>
  </w:comment>
  <w:comment w:id="96" w:author="Anne Mette Rustaden" w:date="2026-03-16T14:03:00Z" w:initials="AR">
    <w:p w14:paraId="289BD795" w14:textId="77777777" w:rsidR="00C93FBF" w:rsidRDefault="00C93FBF" w:rsidP="00C93FBF">
      <w:pPr>
        <w:pStyle w:val="Merknadstekst"/>
      </w:pPr>
      <w:r>
        <w:rPr>
          <w:rStyle w:val="Merknadsreferanse"/>
        </w:rPr>
        <w:annotationRef/>
      </w:r>
      <w:r>
        <w:t>Tja, det er for få til å evt se noe signifikant. Skriv at det ikke er mulig å si noe om statistikk her, utover at vi observerer at flere fra completers hadde lavere fatigue</w:t>
      </w:r>
    </w:p>
  </w:comment>
  <w:comment w:id="98" w:author="Anne Mette Rustaden" w:date="2026-03-16T14:04:00Z" w:initials="AR">
    <w:p w14:paraId="236E0A18" w14:textId="77777777" w:rsidR="00EC7051" w:rsidRDefault="00EC7051" w:rsidP="00EC7051">
      <w:pPr>
        <w:pStyle w:val="Merknadstekst"/>
      </w:pPr>
      <w:r>
        <w:rPr>
          <w:rStyle w:val="Merknadsreferanse"/>
        </w:rPr>
        <w:annotationRef/>
      </w:r>
      <w:r>
        <w:t>Sett inn primary outcome - effekt her</w:t>
      </w:r>
    </w:p>
  </w:comment>
  <w:comment w:id="101" w:author="Anne Mette Rustaden" w:date="2026-03-16T14:05:00Z" w:initials="AR">
    <w:p w14:paraId="64269262" w14:textId="77777777" w:rsidR="00B14ED6" w:rsidRDefault="00B14ED6" w:rsidP="00B14ED6">
      <w:pPr>
        <w:pStyle w:val="Merknadstekst"/>
      </w:pPr>
      <w:r>
        <w:rPr>
          <w:rStyle w:val="Merknadsreferanse"/>
        </w:rPr>
        <w:annotationRef/>
      </w:r>
      <w:r>
        <w:t xml:space="preserve">Skriv gjerne om det tidligere. </w:t>
      </w:r>
    </w:p>
  </w:comment>
  <w:comment w:id="104" w:author="Lone Cirotzki" w:date="2026-03-03T12:12:00Z" w:initials="LC">
    <w:p w14:paraId="1DFD45CE" w14:textId="79DBBE3D" w:rsidR="003B1E57" w:rsidRDefault="003B1E57" w:rsidP="003B1E57">
      <w:r>
        <w:rPr>
          <w:rStyle w:val="Merknadsreferanse"/>
        </w:rPr>
        <w:annotationRef/>
      </w:r>
      <w:r>
        <w:rPr>
          <w:sz w:val="20"/>
          <w:szCs w:val="20"/>
        </w:rPr>
        <w:t>flytte avsnitt til metode?</w:t>
      </w:r>
    </w:p>
  </w:comment>
  <w:comment w:id="105" w:author="Anne Mette Rustaden" w:date="2026-03-16T14:09:00Z" w:initials="AR">
    <w:p w14:paraId="28E1C4D7" w14:textId="77777777" w:rsidR="00FE5A7C" w:rsidRDefault="00FE5A7C" w:rsidP="00FE5A7C">
      <w:pPr>
        <w:pStyle w:val="Merknadstekst"/>
      </w:pPr>
      <w:r>
        <w:rPr>
          <w:rStyle w:val="Merknadsreferanse"/>
        </w:rPr>
        <w:annotationRef/>
      </w:r>
      <w:r>
        <w:t>Ja, se over</w:t>
      </w:r>
    </w:p>
  </w:comment>
  <w:comment w:id="109" w:author="Lone Cirotzki" w:date="2026-01-28T14:04:00Z" w:initials="LC">
    <w:p w14:paraId="7B5992C4" w14:textId="275DB1CF" w:rsidR="008A4056" w:rsidRDefault="008A4056" w:rsidP="008A4056">
      <w:r>
        <w:rPr>
          <w:rStyle w:val="Merknadsreferanse"/>
        </w:rPr>
        <w:annotationRef/>
      </w:r>
      <w:r>
        <w:rPr>
          <w:sz w:val="20"/>
          <w:szCs w:val="20"/>
        </w:rPr>
        <w:t>ha i introduksjon isteden?</w:t>
      </w:r>
    </w:p>
  </w:comment>
  <w:comment w:id="110" w:author="Anne Mette Rustaden" w:date="2026-03-16T14:09:00Z" w:initials="AR">
    <w:p w14:paraId="6C404FEE" w14:textId="77777777" w:rsidR="0024057B" w:rsidRDefault="0024057B" w:rsidP="0024057B">
      <w:pPr>
        <w:pStyle w:val="Merknadstekst"/>
      </w:pPr>
      <w:r>
        <w:rPr>
          <w:rStyle w:val="Merknadsreferanse"/>
        </w:rPr>
        <w:annotationRef/>
      </w:r>
      <w:r>
        <w:t>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439A17" w15:done="0"/>
  <w15:commentEx w15:paraId="6A4FFAB8" w15:paraIdParent="47439A17" w15:done="0"/>
  <w15:commentEx w15:paraId="4468CB03" w15:done="0"/>
  <w15:commentEx w15:paraId="0A3284B3" w15:done="0"/>
  <w15:commentEx w15:paraId="4067930C" w15:done="0"/>
  <w15:commentEx w15:paraId="0464D90E" w15:done="0"/>
  <w15:commentEx w15:paraId="0B15CCB0" w15:done="0"/>
  <w15:commentEx w15:paraId="5863BBCC" w15:done="0"/>
  <w15:commentEx w15:paraId="003C4DCB" w15:paraIdParent="5863BBCC" w15:done="0"/>
  <w15:commentEx w15:paraId="0622D044" w15:done="0"/>
  <w15:commentEx w15:paraId="7A02BA7D" w15:done="0"/>
  <w15:commentEx w15:paraId="47B0A5AA" w15:done="0"/>
  <w15:commentEx w15:paraId="56791C86" w15:paraIdParent="47B0A5AA" w15:done="0"/>
  <w15:commentEx w15:paraId="3F90A61D" w15:done="0"/>
  <w15:commentEx w15:paraId="457A0545" w15:done="0"/>
  <w15:commentEx w15:paraId="21914D3F" w15:done="0"/>
  <w15:commentEx w15:paraId="3B2294BA" w15:done="0"/>
  <w15:commentEx w15:paraId="79EBEF19" w15:paraIdParent="3B2294BA" w15:done="0"/>
  <w15:commentEx w15:paraId="1093C473" w15:done="0"/>
  <w15:commentEx w15:paraId="3D70DCED" w15:done="0"/>
  <w15:commentEx w15:paraId="2120997A" w15:done="0"/>
  <w15:commentEx w15:paraId="4C289483" w15:paraIdParent="2120997A" w15:done="0"/>
  <w15:commentEx w15:paraId="370A98A2" w15:paraIdParent="2120997A" w15:done="0"/>
  <w15:commentEx w15:paraId="3AA3221B" w15:done="0"/>
  <w15:commentEx w15:paraId="1E5AD61C" w15:done="0"/>
  <w15:commentEx w15:paraId="2FA6D546" w15:done="0"/>
  <w15:commentEx w15:paraId="2B11083E" w15:done="0"/>
  <w15:commentEx w15:paraId="638523B3" w15:done="0"/>
  <w15:commentEx w15:paraId="2F8ABA4A" w15:done="0"/>
  <w15:commentEx w15:paraId="208670A2" w15:done="0"/>
  <w15:commentEx w15:paraId="1F1D562D" w15:done="0"/>
  <w15:commentEx w15:paraId="3112AEC5" w15:done="0"/>
  <w15:commentEx w15:paraId="79C92861" w15:done="0"/>
  <w15:commentEx w15:paraId="19717199" w15:done="0"/>
  <w15:commentEx w15:paraId="7452EB42" w15:done="0"/>
  <w15:commentEx w15:paraId="289BD795" w15:done="0"/>
  <w15:commentEx w15:paraId="236E0A18" w15:done="0"/>
  <w15:commentEx w15:paraId="64269262" w15:done="0"/>
  <w15:commentEx w15:paraId="1DFD45CE" w15:done="0"/>
  <w15:commentEx w15:paraId="28E1C4D7" w15:paraIdParent="1DFD45CE" w15:done="0"/>
  <w15:commentEx w15:paraId="7B5992C4" w15:done="0"/>
  <w15:commentEx w15:paraId="6C404FEE" w15:paraIdParent="7B5992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CBD72A" w16cex:dateUtc="2026-01-15T11:36:00Z"/>
  <w16cex:commentExtensible w16cex:durableId="22B535B1" w16cex:dateUtc="2026-03-13T10:58:00Z"/>
  <w16cex:commentExtensible w16cex:durableId="42245554" w16cex:dateUtc="2026-03-16T10:20:00Z"/>
  <w16cex:commentExtensible w16cex:durableId="3928591B" w16cex:dateUtc="2026-03-16T10:58:00Z"/>
  <w16cex:commentExtensible w16cex:durableId="5E5924A9" w16cex:dateUtc="2026-03-16T10:23:00Z"/>
  <w16cex:commentExtensible w16cex:durableId="203DFBCF" w16cex:dateUtc="2026-03-16T11:40:00Z"/>
  <w16cex:commentExtensible w16cex:durableId="074F538A" w16cex:dateUtc="2026-03-16T11:01:00Z"/>
  <w16cex:commentExtensible w16cex:durableId="5D16540E" w16cex:dateUtc="2026-03-04T17:10:00Z"/>
  <w16cex:commentExtensible w16cex:durableId="3465F888" w16cex:dateUtc="2026-03-16T11:35:00Z"/>
  <w16cex:commentExtensible w16cex:durableId="2F951CFF" w16cex:dateUtc="2026-03-16T11:38:00Z"/>
  <w16cex:commentExtensible w16cex:durableId="699058D2" w16cex:dateUtc="2026-03-16T11:50:00Z"/>
  <w16cex:commentExtensible w16cex:durableId="08EE2A4E" w16cex:dateUtc="2026-01-15T11:57:00Z"/>
  <w16cex:commentExtensible w16cex:durableId="35942E83" w16cex:dateUtc="2026-03-16T11:53:00Z"/>
  <w16cex:commentExtensible w16cex:durableId="10DB04F6" w16cex:dateUtc="2026-03-16T11:54:00Z"/>
  <w16cex:commentExtensible w16cex:durableId="6A1050A5" w16cex:dateUtc="2026-03-16T11:56:00Z"/>
  <w16cex:commentExtensible w16cex:durableId="58169CDD" w16cex:dateUtc="2026-03-16T11:58:00Z"/>
  <w16cex:commentExtensible w16cex:durableId="146C009A" w16cex:dateUtc="2026-03-06T12:11:00Z"/>
  <w16cex:commentExtensible w16cex:durableId="3FE24025" w16cex:dateUtc="2026-03-16T11:59:00Z"/>
  <w16cex:commentExtensible w16cex:durableId="186E14CE" w16cex:dateUtc="2026-03-16T12:02:00Z"/>
  <w16cex:commentExtensible w16cex:durableId="567D4A66" w16cex:dateUtc="2026-03-16T12:02:00Z"/>
  <w16cex:commentExtensible w16cex:durableId="47F7622B" w16cex:dateUtc="2026-02-27T12:28:00Z"/>
  <w16cex:commentExtensible w16cex:durableId="779737AA" w16cex:dateUtc="2026-02-28T12:48:00Z"/>
  <w16cex:commentExtensible w16cex:durableId="54F10A5A" w16cex:dateUtc="2026-03-16T12:03:00Z"/>
  <w16cex:commentExtensible w16cex:durableId="500DDC68" w16cex:dateUtc="2026-03-16T12:05:00Z"/>
  <w16cex:commentExtensible w16cex:durableId="04CA3FD3" w16cex:dateUtc="2026-03-16T12:06:00Z"/>
  <w16cex:commentExtensible w16cex:durableId="15DE5F65" w16cex:dateUtc="2026-03-16T12:08:00Z"/>
  <w16cex:commentExtensible w16cex:durableId="02E1BD36" w16cex:dateUtc="2026-03-16T12:46:00Z"/>
  <w16cex:commentExtensible w16cex:durableId="6BFFAB1E" w16cex:dateUtc="2026-03-16T12:47:00Z"/>
  <w16cex:commentExtensible w16cex:durableId="18D8B1D1" w16cex:dateUtc="2026-03-16T12:49:00Z"/>
  <w16cex:commentExtensible w16cex:durableId="7D335FF8" w16cex:dateUtc="2026-03-16T12:51:00Z"/>
  <w16cex:commentExtensible w16cex:durableId="756B22D0" w16cex:dateUtc="2026-03-16T12:50:00Z"/>
  <w16cex:commentExtensible w16cex:durableId="16455C4D" w16cex:dateUtc="2026-03-16T13:05:00Z"/>
  <w16cex:commentExtensible w16cex:durableId="1837850A" w16cex:dateUtc="2026-03-16T12:56:00Z"/>
  <w16cex:commentExtensible w16cex:durableId="1ACAA53C" w16cex:dateUtc="2026-03-16T12:57:00Z"/>
  <w16cex:commentExtensible w16cex:durableId="425A1FDF" w16cex:dateUtc="2026-03-16T13:01:00Z"/>
  <w16cex:commentExtensible w16cex:durableId="3AC55F68" w16cex:dateUtc="2026-03-16T13:03:00Z"/>
  <w16cex:commentExtensible w16cex:durableId="3494C98C" w16cex:dateUtc="2026-03-16T13:04:00Z"/>
  <w16cex:commentExtensible w16cex:durableId="152B7CCD" w16cex:dateUtc="2026-03-16T13:05:00Z"/>
  <w16cex:commentExtensible w16cex:durableId="3C4297D0" w16cex:dateUtc="2026-03-03T11:12:00Z"/>
  <w16cex:commentExtensible w16cex:durableId="7FFC819F" w16cex:dateUtc="2026-03-16T13:09:00Z"/>
  <w16cex:commentExtensible w16cex:durableId="4C703F2B" w16cex:dateUtc="2026-01-28T13:04:00Z"/>
  <w16cex:commentExtensible w16cex:durableId="5A3251CC" w16cex:dateUtc="2026-03-16T1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439A17" w16cid:durableId="29CBD72A"/>
  <w16cid:commentId w16cid:paraId="6A4FFAB8" w16cid:durableId="22B535B1"/>
  <w16cid:commentId w16cid:paraId="4468CB03" w16cid:durableId="42245554"/>
  <w16cid:commentId w16cid:paraId="0A3284B3" w16cid:durableId="3928591B"/>
  <w16cid:commentId w16cid:paraId="4067930C" w16cid:durableId="5E5924A9"/>
  <w16cid:commentId w16cid:paraId="0464D90E" w16cid:durableId="203DFBCF"/>
  <w16cid:commentId w16cid:paraId="0B15CCB0" w16cid:durableId="074F538A"/>
  <w16cid:commentId w16cid:paraId="5863BBCC" w16cid:durableId="5D16540E"/>
  <w16cid:commentId w16cid:paraId="003C4DCB" w16cid:durableId="3465F888"/>
  <w16cid:commentId w16cid:paraId="0622D044" w16cid:durableId="2F951CFF"/>
  <w16cid:commentId w16cid:paraId="7A02BA7D" w16cid:durableId="699058D2"/>
  <w16cid:commentId w16cid:paraId="47B0A5AA" w16cid:durableId="08EE2A4E"/>
  <w16cid:commentId w16cid:paraId="56791C86" w16cid:durableId="35942E83"/>
  <w16cid:commentId w16cid:paraId="3F90A61D" w16cid:durableId="10DB04F6"/>
  <w16cid:commentId w16cid:paraId="457A0545" w16cid:durableId="6A1050A5"/>
  <w16cid:commentId w16cid:paraId="21914D3F" w16cid:durableId="58169CDD"/>
  <w16cid:commentId w16cid:paraId="3B2294BA" w16cid:durableId="146C009A"/>
  <w16cid:commentId w16cid:paraId="79EBEF19" w16cid:durableId="3FE24025"/>
  <w16cid:commentId w16cid:paraId="1093C473" w16cid:durableId="186E14CE"/>
  <w16cid:commentId w16cid:paraId="3D70DCED" w16cid:durableId="567D4A66"/>
  <w16cid:commentId w16cid:paraId="2120997A" w16cid:durableId="47F7622B"/>
  <w16cid:commentId w16cid:paraId="4C289483" w16cid:durableId="779737AA"/>
  <w16cid:commentId w16cid:paraId="370A98A2" w16cid:durableId="54F10A5A"/>
  <w16cid:commentId w16cid:paraId="3AA3221B" w16cid:durableId="500DDC68"/>
  <w16cid:commentId w16cid:paraId="1E5AD61C" w16cid:durableId="04CA3FD3"/>
  <w16cid:commentId w16cid:paraId="2FA6D546" w16cid:durableId="15DE5F65"/>
  <w16cid:commentId w16cid:paraId="2B11083E" w16cid:durableId="02E1BD36"/>
  <w16cid:commentId w16cid:paraId="638523B3" w16cid:durableId="6BFFAB1E"/>
  <w16cid:commentId w16cid:paraId="2F8ABA4A" w16cid:durableId="18D8B1D1"/>
  <w16cid:commentId w16cid:paraId="208670A2" w16cid:durableId="7D335FF8"/>
  <w16cid:commentId w16cid:paraId="1F1D562D" w16cid:durableId="756B22D0"/>
  <w16cid:commentId w16cid:paraId="3112AEC5" w16cid:durableId="16455C4D"/>
  <w16cid:commentId w16cid:paraId="79C92861" w16cid:durableId="1837850A"/>
  <w16cid:commentId w16cid:paraId="19717199" w16cid:durableId="1ACAA53C"/>
  <w16cid:commentId w16cid:paraId="7452EB42" w16cid:durableId="425A1FDF"/>
  <w16cid:commentId w16cid:paraId="289BD795" w16cid:durableId="3AC55F68"/>
  <w16cid:commentId w16cid:paraId="236E0A18" w16cid:durableId="3494C98C"/>
  <w16cid:commentId w16cid:paraId="64269262" w16cid:durableId="152B7CCD"/>
  <w16cid:commentId w16cid:paraId="1DFD45CE" w16cid:durableId="3C4297D0"/>
  <w16cid:commentId w16cid:paraId="28E1C4D7" w16cid:durableId="7FFC819F"/>
  <w16cid:commentId w16cid:paraId="7B5992C4" w16cid:durableId="4C703F2B"/>
  <w16cid:commentId w16cid:paraId="6C404FEE" w16cid:durableId="5A3251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TimesNewRomanPSMT">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5177F"/>
    <w:multiLevelType w:val="hybridMultilevel"/>
    <w:tmpl w:val="DE5E3650"/>
    <w:lvl w:ilvl="0" w:tplc="3718F684">
      <w:start w:val="5"/>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0413203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ne Cirotzki">
    <w15:presenceInfo w15:providerId="AD" w15:userId="S::273816@stud.inn.no::648f804f-bf1e-4e78-ab73-3015e555187d"/>
  </w15:person>
  <w15:person w15:author="Anne Mette Rustaden">
    <w15:presenceInfo w15:providerId="AD" w15:userId="S::anne.rustaden@inn.no::d6ad4085-d9fb-42bd-8496-ee5027a310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45"/>
    <w:rsid w:val="0000284F"/>
    <w:rsid w:val="00014CA5"/>
    <w:rsid w:val="00022A4D"/>
    <w:rsid w:val="00062651"/>
    <w:rsid w:val="00064C0C"/>
    <w:rsid w:val="00076F38"/>
    <w:rsid w:val="000A1A83"/>
    <w:rsid w:val="000A62B7"/>
    <w:rsid w:val="000A672A"/>
    <w:rsid w:val="000C103F"/>
    <w:rsid w:val="000C1E24"/>
    <w:rsid w:val="000D2F09"/>
    <w:rsid w:val="000D56F9"/>
    <w:rsid w:val="0011241D"/>
    <w:rsid w:val="001314FC"/>
    <w:rsid w:val="00132575"/>
    <w:rsid w:val="00142945"/>
    <w:rsid w:val="00165B23"/>
    <w:rsid w:val="00182EE9"/>
    <w:rsid w:val="001965A8"/>
    <w:rsid w:val="00197234"/>
    <w:rsid w:val="001A09BC"/>
    <w:rsid w:val="001A1605"/>
    <w:rsid w:val="001B7168"/>
    <w:rsid w:val="001B7671"/>
    <w:rsid w:val="001C7A4C"/>
    <w:rsid w:val="001F424C"/>
    <w:rsid w:val="00214702"/>
    <w:rsid w:val="0021481F"/>
    <w:rsid w:val="0022564E"/>
    <w:rsid w:val="00226E5B"/>
    <w:rsid w:val="0024057B"/>
    <w:rsid w:val="0025722C"/>
    <w:rsid w:val="00261C21"/>
    <w:rsid w:val="0027172A"/>
    <w:rsid w:val="00282409"/>
    <w:rsid w:val="00287BB2"/>
    <w:rsid w:val="00292DD7"/>
    <w:rsid w:val="00295B55"/>
    <w:rsid w:val="002A5DEC"/>
    <w:rsid w:val="002B72AE"/>
    <w:rsid w:val="002C059C"/>
    <w:rsid w:val="002E783F"/>
    <w:rsid w:val="002F66C0"/>
    <w:rsid w:val="00337810"/>
    <w:rsid w:val="00363A1F"/>
    <w:rsid w:val="003709D8"/>
    <w:rsid w:val="00373BE9"/>
    <w:rsid w:val="00376553"/>
    <w:rsid w:val="00381508"/>
    <w:rsid w:val="0038681E"/>
    <w:rsid w:val="0039326C"/>
    <w:rsid w:val="003B1E57"/>
    <w:rsid w:val="003B2996"/>
    <w:rsid w:val="003C0312"/>
    <w:rsid w:val="003D47A2"/>
    <w:rsid w:val="003F68B1"/>
    <w:rsid w:val="00417E5D"/>
    <w:rsid w:val="00423D47"/>
    <w:rsid w:val="00442C0C"/>
    <w:rsid w:val="004770B8"/>
    <w:rsid w:val="004830B7"/>
    <w:rsid w:val="00485B5A"/>
    <w:rsid w:val="00494B42"/>
    <w:rsid w:val="004A477A"/>
    <w:rsid w:val="004B0BB7"/>
    <w:rsid w:val="004C346F"/>
    <w:rsid w:val="004D66FF"/>
    <w:rsid w:val="005006AE"/>
    <w:rsid w:val="00507569"/>
    <w:rsid w:val="00507750"/>
    <w:rsid w:val="005125C7"/>
    <w:rsid w:val="00544C39"/>
    <w:rsid w:val="005464A1"/>
    <w:rsid w:val="00552D40"/>
    <w:rsid w:val="0057439F"/>
    <w:rsid w:val="00585609"/>
    <w:rsid w:val="00587A41"/>
    <w:rsid w:val="00590DE4"/>
    <w:rsid w:val="005A4081"/>
    <w:rsid w:val="005A65C0"/>
    <w:rsid w:val="005B1D98"/>
    <w:rsid w:val="00601FFA"/>
    <w:rsid w:val="00605BB0"/>
    <w:rsid w:val="00610285"/>
    <w:rsid w:val="00611BCA"/>
    <w:rsid w:val="00624436"/>
    <w:rsid w:val="006353AD"/>
    <w:rsid w:val="00640429"/>
    <w:rsid w:val="0064412C"/>
    <w:rsid w:val="006509A7"/>
    <w:rsid w:val="00673A00"/>
    <w:rsid w:val="006829CD"/>
    <w:rsid w:val="006859AA"/>
    <w:rsid w:val="006A71A3"/>
    <w:rsid w:val="006D287A"/>
    <w:rsid w:val="006D49B1"/>
    <w:rsid w:val="006F7E72"/>
    <w:rsid w:val="007127A9"/>
    <w:rsid w:val="00723F15"/>
    <w:rsid w:val="00734FCC"/>
    <w:rsid w:val="007545B2"/>
    <w:rsid w:val="00761012"/>
    <w:rsid w:val="0077293A"/>
    <w:rsid w:val="00787D40"/>
    <w:rsid w:val="00794CE6"/>
    <w:rsid w:val="00797254"/>
    <w:rsid w:val="007B4D84"/>
    <w:rsid w:val="007C59BD"/>
    <w:rsid w:val="007D2F30"/>
    <w:rsid w:val="007D5DF8"/>
    <w:rsid w:val="007F6006"/>
    <w:rsid w:val="007F6E71"/>
    <w:rsid w:val="00815E2B"/>
    <w:rsid w:val="008318DA"/>
    <w:rsid w:val="00835FC1"/>
    <w:rsid w:val="00857609"/>
    <w:rsid w:val="00861065"/>
    <w:rsid w:val="008A1BDE"/>
    <w:rsid w:val="008A4056"/>
    <w:rsid w:val="00900CBF"/>
    <w:rsid w:val="0091007F"/>
    <w:rsid w:val="00915581"/>
    <w:rsid w:val="009159AB"/>
    <w:rsid w:val="00917C4B"/>
    <w:rsid w:val="00922333"/>
    <w:rsid w:val="0092349D"/>
    <w:rsid w:val="009314A0"/>
    <w:rsid w:val="00946FF9"/>
    <w:rsid w:val="00973CC4"/>
    <w:rsid w:val="00987444"/>
    <w:rsid w:val="00990060"/>
    <w:rsid w:val="009A5C21"/>
    <w:rsid w:val="009A76BE"/>
    <w:rsid w:val="009B28B0"/>
    <w:rsid w:val="009D01A4"/>
    <w:rsid w:val="009D2AA5"/>
    <w:rsid w:val="009E4147"/>
    <w:rsid w:val="009E4D8F"/>
    <w:rsid w:val="00A052B0"/>
    <w:rsid w:val="00A12762"/>
    <w:rsid w:val="00A16F73"/>
    <w:rsid w:val="00A2156C"/>
    <w:rsid w:val="00A37FF6"/>
    <w:rsid w:val="00A43E1D"/>
    <w:rsid w:val="00A53F67"/>
    <w:rsid w:val="00A71FE3"/>
    <w:rsid w:val="00A765B1"/>
    <w:rsid w:val="00A85740"/>
    <w:rsid w:val="00A93628"/>
    <w:rsid w:val="00AA1823"/>
    <w:rsid w:val="00AB7D2A"/>
    <w:rsid w:val="00AC0BDE"/>
    <w:rsid w:val="00B06EF6"/>
    <w:rsid w:val="00B14ED6"/>
    <w:rsid w:val="00B31C52"/>
    <w:rsid w:val="00B33B4C"/>
    <w:rsid w:val="00B423DE"/>
    <w:rsid w:val="00B65127"/>
    <w:rsid w:val="00B7625B"/>
    <w:rsid w:val="00B80513"/>
    <w:rsid w:val="00B85BB0"/>
    <w:rsid w:val="00BA56C7"/>
    <w:rsid w:val="00BA7285"/>
    <w:rsid w:val="00BC034C"/>
    <w:rsid w:val="00BE2C2F"/>
    <w:rsid w:val="00C007A8"/>
    <w:rsid w:val="00C072EF"/>
    <w:rsid w:val="00C075C1"/>
    <w:rsid w:val="00C31E6D"/>
    <w:rsid w:val="00C34377"/>
    <w:rsid w:val="00C82990"/>
    <w:rsid w:val="00C90807"/>
    <w:rsid w:val="00C93FBF"/>
    <w:rsid w:val="00CB04A4"/>
    <w:rsid w:val="00CB1B08"/>
    <w:rsid w:val="00CB1F1F"/>
    <w:rsid w:val="00CC3027"/>
    <w:rsid w:val="00CC4711"/>
    <w:rsid w:val="00CC7FA6"/>
    <w:rsid w:val="00CD032A"/>
    <w:rsid w:val="00CD18DE"/>
    <w:rsid w:val="00CF75D2"/>
    <w:rsid w:val="00D1319D"/>
    <w:rsid w:val="00D13606"/>
    <w:rsid w:val="00D20018"/>
    <w:rsid w:val="00D7032B"/>
    <w:rsid w:val="00D81416"/>
    <w:rsid w:val="00D83C50"/>
    <w:rsid w:val="00D87CAB"/>
    <w:rsid w:val="00DA4584"/>
    <w:rsid w:val="00DC78C8"/>
    <w:rsid w:val="00DF3C05"/>
    <w:rsid w:val="00E126C0"/>
    <w:rsid w:val="00E44BF7"/>
    <w:rsid w:val="00E53573"/>
    <w:rsid w:val="00E656B5"/>
    <w:rsid w:val="00E8130F"/>
    <w:rsid w:val="00E8269C"/>
    <w:rsid w:val="00E87DCA"/>
    <w:rsid w:val="00E90345"/>
    <w:rsid w:val="00EB3403"/>
    <w:rsid w:val="00EB4BE1"/>
    <w:rsid w:val="00EC7051"/>
    <w:rsid w:val="00ED076B"/>
    <w:rsid w:val="00ED33AF"/>
    <w:rsid w:val="00EE3BC5"/>
    <w:rsid w:val="00EE3C6B"/>
    <w:rsid w:val="00EF2ADB"/>
    <w:rsid w:val="00EF3FEA"/>
    <w:rsid w:val="00EF69F7"/>
    <w:rsid w:val="00F0265B"/>
    <w:rsid w:val="00F0510E"/>
    <w:rsid w:val="00F303D1"/>
    <w:rsid w:val="00F57788"/>
    <w:rsid w:val="00F92E43"/>
    <w:rsid w:val="00FA7230"/>
    <w:rsid w:val="00FB56BF"/>
    <w:rsid w:val="00FC556F"/>
    <w:rsid w:val="00FC669A"/>
    <w:rsid w:val="00FD4A85"/>
    <w:rsid w:val="00FE1D20"/>
    <w:rsid w:val="00FE5A7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86DF0"/>
  <w15:chartTrackingRefBased/>
  <w15:docId w15:val="{241EEB81-2E8D-1F4D-ACA1-A6EC6935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03F"/>
  </w:style>
  <w:style w:type="paragraph" w:styleId="Overskrift1">
    <w:name w:val="heading 1"/>
    <w:basedOn w:val="Normal"/>
    <w:next w:val="Normal"/>
    <w:link w:val="Overskrift1Tegn"/>
    <w:uiPriority w:val="9"/>
    <w:qFormat/>
    <w:rsid w:val="00142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142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14294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14294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4294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4294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4294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4294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42945"/>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4294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14294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142945"/>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14294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4294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4294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4294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4294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42945"/>
    <w:rPr>
      <w:rFonts w:eastAsiaTheme="majorEastAsia" w:cstheme="majorBidi"/>
      <w:color w:val="272727" w:themeColor="text1" w:themeTint="D8"/>
    </w:rPr>
  </w:style>
  <w:style w:type="paragraph" w:styleId="Tittel">
    <w:name w:val="Title"/>
    <w:basedOn w:val="Normal"/>
    <w:next w:val="Normal"/>
    <w:link w:val="TittelTegn"/>
    <w:uiPriority w:val="10"/>
    <w:qFormat/>
    <w:rsid w:val="00142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4294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42945"/>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4294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42945"/>
    <w:pPr>
      <w:spacing w:before="160"/>
      <w:jc w:val="center"/>
    </w:pPr>
    <w:rPr>
      <w:i/>
      <w:iCs/>
      <w:color w:val="404040" w:themeColor="text1" w:themeTint="BF"/>
    </w:rPr>
  </w:style>
  <w:style w:type="character" w:customStyle="1" w:styleId="SitatTegn">
    <w:name w:val="Sitat Tegn"/>
    <w:basedOn w:val="Standardskriftforavsnitt"/>
    <w:link w:val="Sitat"/>
    <w:uiPriority w:val="29"/>
    <w:rsid w:val="00142945"/>
    <w:rPr>
      <w:i/>
      <w:iCs/>
      <w:color w:val="404040" w:themeColor="text1" w:themeTint="BF"/>
    </w:rPr>
  </w:style>
  <w:style w:type="paragraph" w:styleId="Listeavsnitt">
    <w:name w:val="List Paragraph"/>
    <w:basedOn w:val="Normal"/>
    <w:uiPriority w:val="34"/>
    <w:qFormat/>
    <w:rsid w:val="00142945"/>
    <w:pPr>
      <w:ind w:left="720"/>
      <w:contextualSpacing/>
    </w:pPr>
  </w:style>
  <w:style w:type="character" w:styleId="Sterkutheving">
    <w:name w:val="Intense Emphasis"/>
    <w:basedOn w:val="Standardskriftforavsnitt"/>
    <w:uiPriority w:val="21"/>
    <w:qFormat/>
    <w:rsid w:val="00142945"/>
    <w:rPr>
      <w:i/>
      <w:iCs/>
      <w:color w:val="0F4761" w:themeColor="accent1" w:themeShade="BF"/>
    </w:rPr>
  </w:style>
  <w:style w:type="paragraph" w:styleId="Sterktsitat">
    <w:name w:val="Intense Quote"/>
    <w:basedOn w:val="Normal"/>
    <w:next w:val="Normal"/>
    <w:link w:val="SterktsitatTegn"/>
    <w:uiPriority w:val="30"/>
    <w:qFormat/>
    <w:rsid w:val="00142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42945"/>
    <w:rPr>
      <w:i/>
      <w:iCs/>
      <w:color w:val="0F4761" w:themeColor="accent1" w:themeShade="BF"/>
    </w:rPr>
  </w:style>
  <w:style w:type="character" w:styleId="Sterkreferanse">
    <w:name w:val="Intense Reference"/>
    <w:basedOn w:val="Standardskriftforavsnitt"/>
    <w:uiPriority w:val="32"/>
    <w:qFormat/>
    <w:rsid w:val="00142945"/>
    <w:rPr>
      <w:b/>
      <w:bCs/>
      <w:smallCaps/>
      <w:color w:val="0F4761" w:themeColor="accent1" w:themeShade="BF"/>
      <w:spacing w:val="5"/>
    </w:rPr>
  </w:style>
  <w:style w:type="paragraph" w:styleId="Bibliografi">
    <w:name w:val="Bibliography"/>
    <w:basedOn w:val="Normal"/>
    <w:next w:val="Normal"/>
    <w:uiPriority w:val="37"/>
    <w:unhideWhenUsed/>
    <w:rsid w:val="00287BB2"/>
    <w:pPr>
      <w:spacing w:after="0" w:line="480" w:lineRule="auto"/>
      <w:ind w:left="720" w:hanging="720"/>
    </w:pPr>
  </w:style>
  <w:style w:type="character" w:styleId="Sterk">
    <w:name w:val="Strong"/>
    <w:basedOn w:val="Standardskriftforavsnitt"/>
    <w:uiPriority w:val="22"/>
    <w:qFormat/>
    <w:rsid w:val="00734FCC"/>
    <w:rPr>
      <w:b/>
      <w:bCs/>
    </w:rPr>
  </w:style>
  <w:style w:type="character" w:styleId="Merknadsreferanse">
    <w:name w:val="annotation reference"/>
    <w:basedOn w:val="Standardskriftforavsnitt"/>
    <w:uiPriority w:val="99"/>
    <w:semiHidden/>
    <w:unhideWhenUsed/>
    <w:rsid w:val="00552D40"/>
    <w:rPr>
      <w:sz w:val="16"/>
      <w:szCs w:val="16"/>
    </w:rPr>
  </w:style>
  <w:style w:type="paragraph" w:styleId="Merknadstekst">
    <w:name w:val="annotation text"/>
    <w:basedOn w:val="Normal"/>
    <w:link w:val="MerknadstekstTegn"/>
    <w:uiPriority w:val="99"/>
    <w:unhideWhenUsed/>
    <w:rsid w:val="00552D40"/>
    <w:pPr>
      <w:spacing w:line="240" w:lineRule="auto"/>
    </w:pPr>
    <w:rPr>
      <w:sz w:val="20"/>
      <w:szCs w:val="20"/>
    </w:rPr>
  </w:style>
  <w:style w:type="character" w:customStyle="1" w:styleId="MerknadstekstTegn">
    <w:name w:val="Merknadstekst Tegn"/>
    <w:basedOn w:val="Standardskriftforavsnitt"/>
    <w:link w:val="Merknadstekst"/>
    <w:uiPriority w:val="99"/>
    <w:rsid w:val="00552D40"/>
    <w:rPr>
      <w:sz w:val="20"/>
      <w:szCs w:val="20"/>
    </w:rPr>
  </w:style>
  <w:style w:type="paragraph" w:styleId="Kommentaremne">
    <w:name w:val="annotation subject"/>
    <w:basedOn w:val="Merknadstekst"/>
    <w:next w:val="Merknadstekst"/>
    <w:link w:val="KommentaremneTegn"/>
    <w:uiPriority w:val="99"/>
    <w:semiHidden/>
    <w:unhideWhenUsed/>
    <w:rsid w:val="00552D40"/>
    <w:rPr>
      <w:b/>
      <w:bCs/>
    </w:rPr>
  </w:style>
  <w:style w:type="character" w:customStyle="1" w:styleId="KommentaremneTegn">
    <w:name w:val="Kommentaremne Tegn"/>
    <w:basedOn w:val="MerknadstekstTegn"/>
    <w:link w:val="Kommentaremne"/>
    <w:uiPriority w:val="99"/>
    <w:semiHidden/>
    <w:rsid w:val="00552D40"/>
    <w:rPr>
      <w:b/>
      <w:bCs/>
      <w:sz w:val="20"/>
      <w:szCs w:val="20"/>
    </w:rPr>
  </w:style>
  <w:style w:type="character" w:styleId="Hyperkobling">
    <w:name w:val="Hyperlink"/>
    <w:basedOn w:val="Standardskriftforavsnitt"/>
    <w:uiPriority w:val="99"/>
    <w:unhideWhenUsed/>
    <w:rsid w:val="006A71A3"/>
    <w:rPr>
      <w:color w:val="467886" w:themeColor="hyperlink"/>
      <w:u w:val="single"/>
    </w:rPr>
  </w:style>
  <w:style w:type="character" w:styleId="Ulstomtale">
    <w:name w:val="Unresolved Mention"/>
    <w:basedOn w:val="Standardskriftforavsnitt"/>
    <w:uiPriority w:val="99"/>
    <w:semiHidden/>
    <w:unhideWhenUsed/>
    <w:rsid w:val="006A71A3"/>
    <w:rPr>
      <w:color w:val="605E5C"/>
      <w:shd w:val="clear" w:color="auto" w:fill="E1DFDD"/>
    </w:rPr>
  </w:style>
  <w:style w:type="paragraph" w:styleId="NormalWeb">
    <w:name w:val="Normal (Web)"/>
    <w:basedOn w:val="Normal"/>
    <w:uiPriority w:val="99"/>
    <w:unhideWhenUsed/>
    <w:rsid w:val="0092349D"/>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Utheving">
    <w:name w:val="Emphasis"/>
    <w:basedOn w:val="Standardskriftforavsnitt"/>
    <w:uiPriority w:val="20"/>
    <w:qFormat/>
    <w:rsid w:val="0092349D"/>
    <w:rPr>
      <w:i/>
      <w:iCs/>
    </w:rPr>
  </w:style>
  <w:style w:type="table" w:styleId="Tabellrutenett">
    <w:name w:val="Table Grid"/>
    <w:basedOn w:val="Vanligtabell"/>
    <w:uiPriority w:val="39"/>
    <w:rsid w:val="0033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ldetekst">
    <w:name w:val="caption"/>
    <w:basedOn w:val="Normal"/>
    <w:next w:val="Normal"/>
    <w:uiPriority w:val="35"/>
    <w:unhideWhenUsed/>
    <w:qFormat/>
    <w:rsid w:val="00FD4A85"/>
    <w:pPr>
      <w:spacing w:after="200" w:line="240" w:lineRule="auto"/>
    </w:pPr>
    <w:rPr>
      <w:i/>
      <w:iCs/>
      <w:color w:val="0E2841" w:themeColor="text2"/>
      <w:sz w:val="18"/>
      <w:szCs w:val="18"/>
    </w:rPr>
  </w:style>
  <w:style w:type="table" w:styleId="Vanligtabell2">
    <w:name w:val="Plain Table 2"/>
    <w:basedOn w:val="Vanligtabell"/>
    <w:uiPriority w:val="42"/>
    <w:rsid w:val="00673A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1">
    <w:name w:val="Plain Table 1"/>
    <w:basedOn w:val="Vanligtabell"/>
    <w:uiPriority w:val="41"/>
    <w:rsid w:val="00673A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673A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Overskriftforinnholdsfortegnelse">
    <w:name w:val="TOC Heading"/>
    <w:basedOn w:val="Overskrift1"/>
    <w:next w:val="Normal"/>
    <w:uiPriority w:val="39"/>
    <w:unhideWhenUsed/>
    <w:qFormat/>
    <w:rsid w:val="00973CC4"/>
    <w:pPr>
      <w:spacing w:before="480" w:after="0" w:line="276" w:lineRule="auto"/>
      <w:outlineLvl w:val="9"/>
    </w:pPr>
    <w:rPr>
      <w:b/>
      <w:bCs/>
      <w:kern w:val="0"/>
      <w:sz w:val="28"/>
      <w:szCs w:val="28"/>
      <w:lang w:eastAsia="nb-NO"/>
      <w14:ligatures w14:val="none"/>
    </w:rPr>
  </w:style>
  <w:style w:type="paragraph" w:styleId="INNH1">
    <w:name w:val="toc 1"/>
    <w:basedOn w:val="Normal"/>
    <w:next w:val="Normal"/>
    <w:autoRedefine/>
    <w:uiPriority w:val="39"/>
    <w:semiHidden/>
    <w:unhideWhenUsed/>
    <w:rsid w:val="00973CC4"/>
    <w:pPr>
      <w:spacing w:before="240" w:after="120"/>
    </w:pPr>
    <w:rPr>
      <w:b/>
      <w:bCs/>
      <w:sz w:val="20"/>
      <w:szCs w:val="20"/>
    </w:rPr>
  </w:style>
  <w:style w:type="paragraph" w:styleId="INNH2">
    <w:name w:val="toc 2"/>
    <w:basedOn w:val="Normal"/>
    <w:next w:val="Normal"/>
    <w:autoRedefine/>
    <w:uiPriority w:val="39"/>
    <w:unhideWhenUsed/>
    <w:rsid w:val="00973CC4"/>
    <w:pPr>
      <w:spacing w:before="120" w:after="0"/>
      <w:ind w:left="240"/>
    </w:pPr>
    <w:rPr>
      <w:i/>
      <w:iCs/>
      <w:sz w:val="20"/>
      <w:szCs w:val="20"/>
    </w:rPr>
  </w:style>
  <w:style w:type="paragraph" w:styleId="INNH3">
    <w:name w:val="toc 3"/>
    <w:basedOn w:val="Normal"/>
    <w:next w:val="Normal"/>
    <w:autoRedefine/>
    <w:uiPriority w:val="39"/>
    <w:unhideWhenUsed/>
    <w:rsid w:val="00973CC4"/>
    <w:pPr>
      <w:spacing w:after="0"/>
      <w:ind w:left="480"/>
    </w:pPr>
    <w:rPr>
      <w:sz w:val="20"/>
      <w:szCs w:val="20"/>
    </w:rPr>
  </w:style>
  <w:style w:type="paragraph" w:styleId="INNH4">
    <w:name w:val="toc 4"/>
    <w:basedOn w:val="Normal"/>
    <w:next w:val="Normal"/>
    <w:autoRedefine/>
    <w:uiPriority w:val="39"/>
    <w:semiHidden/>
    <w:unhideWhenUsed/>
    <w:rsid w:val="00973CC4"/>
    <w:pPr>
      <w:spacing w:after="0"/>
      <w:ind w:left="720"/>
    </w:pPr>
    <w:rPr>
      <w:sz w:val="20"/>
      <w:szCs w:val="20"/>
    </w:rPr>
  </w:style>
  <w:style w:type="paragraph" w:styleId="INNH5">
    <w:name w:val="toc 5"/>
    <w:basedOn w:val="Normal"/>
    <w:next w:val="Normal"/>
    <w:autoRedefine/>
    <w:uiPriority w:val="39"/>
    <w:semiHidden/>
    <w:unhideWhenUsed/>
    <w:rsid w:val="00973CC4"/>
    <w:pPr>
      <w:spacing w:after="0"/>
      <w:ind w:left="960"/>
    </w:pPr>
    <w:rPr>
      <w:sz w:val="20"/>
      <w:szCs w:val="20"/>
    </w:rPr>
  </w:style>
  <w:style w:type="paragraph" w:styleId="INNH6">
    <w:name w:val="toc 6"/>
    <w:basedOn w:val="Normal"/>
    <w:next w:val="Normal"/>
    <w:autoRedefine/>
    <w:uiPriority w:val="39"/>
    <w:semiHidden/>
    <w:unhideWhenUsed/>
    <w:rsid w:val="00973CC4"/>
    <w:pPr>
      <w:spacing w:after="0"/>
      <w:ind w:left="1200"/>
    </w:pPr>
    <w:rPr>
      <w:sz w:val="20"/>
      <w:szCs w:val="20"/>
    </w:rPr>
  </w:style>
  <w:style w:type="paragraph" w:styleId="INNH7">
    <w:name w:val="toc 7"/>
    <w:basedOn w:val="Normal"/>
    <w:next w:val="Normal"/>
    <w:autoRedefine/>
    <w:uiPriority w:val="39"/>
    <w:semiHidden/>
    <w:unhideWhenUsed/>
    <w:rsid w:val="00973CC4"/>
    <w:pPr>
      <w:spacing w:after="0"/>
      <w:ind w:left="1440"/>
    </w:pPr>
    <w:rPr>
      <w:sz w:val="20"/>
      <w:szCs w:val="20"/>
    </w:rPr>
  </w:style>
  <w:style w:type="paragraph" w:styleId="INNH8">
    <w:name w:val="toc 8"/>
    <w:basedOn w:val="Normal"/>
    <w:next w:val="Normal"/>
    <w:autoRedefine/>
    <w:uiPriority w:val="39"/>
    <w:semiHidden/>
    <w:unhideWhenUsed/>
    <w:rsid w:val="00973CC4"/>
    <w:pPr>
      <w:spacing w:after="0"/>
      <w:ind w:left="1680"/>
    </w:pPr>
    <w:rPr>
      <w:sz w:val="20"/>
      <w:szCs w:val="20"/>
    </w:rPr>
  </w:style>
  <w:style w:type="paragraph" w:styleId="INNH9">
    <w:name w:val="toc 9"/>
    <w:basedOn w:val="Normal"/>
    <w:next w:val="Normal"/>
    <w:autoRedefine/>
    <w:uiPriority w:val="39"/>
    <w:semiHidden/>
    <w:unhideWhenUsed/>
    <w:rsid w:val="00973CC4"/>
    <w:pPr>
      <w:spacing w:after="0"/>
      <w:ind w:left="1920"/>
    </w:pPr>
    <w:rPr>
      <w:sz w:val="20"/>
      <w:szCs w:val="20"/>
    </w:rPr>
  </w:style>
  <w:style w:type="paragraph" w:styleId="Revisjon">
    <w:name w:val="Revision"/>
    <w:hidden/>
    <w:uiPriority w:val="99"/>
    <w:semiHidden/>
    <w:rsid w:val="00B805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tiff"/><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2D2B5-9D2B-C240-A731-6DF3609A2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79122</Words>
  <Characters>419350</Characters>
  <Application>Microsoft Office Word</Application>
  <DocSecurity>0</DocSecurity>
  <Lines>3494</Lines>
  <Paragraphs>994</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497478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Cirotzki</dc:creator>
  <cp:keywords/>
  <dc:description/>
  <cp:lastModifiedBy>Lone Cirotzki</cp:lastModifiedBy>
  <cp:revision>2</cp:revision>
  <dcterms:created xsi:type="dcterms:W3CDTF">2026-03-17T08:39:00Z</dcterms:created>
  <dcterms:modified xsi:type="dcterms:W3CDTF">2026-03-17T08:39:00Z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id="yKb0bq8q"/&gt;&lt;style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